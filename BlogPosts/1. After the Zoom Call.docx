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C537EE" w14:textId="24040E09" w:rsidR="00103D56" w:rsidRPr="00103D56" w:rsidRDefault="00103D56">
      <w:pPr>
        <w:spacing w:line="360" w:lineRule="auto"/>
        <w:pPrChange w:id="0" w:author="Sarah Romero" w:date="2024-11-12T12:46:00Z" w16du:dateUtc="2024-11-12T18:46:00Z">
          <w:pPr>
            <w:spacing w:line="480" w:lineRule="auto"/>
          </w:pPr>
        </w:pPrChange>
      </w:pPr>
      <w:bookmarkStart w:id="1" w:name="_Hlk182378575"/>
      <w:r w:rsidRPr="00103D56">
        <w:rPr>
          <w:b/>
          <w:bCs/>
        </w:rPr>
        <w:t xml:space="preserve">After the Zoom Call: Building Trust and Connections </w:t>
      </w:r>
      <w:r w:rsidR="00EF74FB">
        <w:rPr>
          <w:b/>
          <w:bCs/>
        </w:rPr>
        <w:t>Beyond the Screen</w:t>
      </w:r>
    </w:p>
    <w:p w14:paraId="69FF7BC7" w14:textId="77777777" w:rsidR="00103D56" w:rsidRPr="00103D56" w:rsidRDefault="00103D56">
      <w:pPr>
        <w:spacing w:line="360" w:lineRule="auto"/>
        <w:pPrChange w:id="2" w:author="Sarah Romero" w:date="2024-11-12T12:46:00Z" w16du:dateUtc="2024-11-12T18:46:00Z">
          <w:pPr>
            <w:spacing w:line="480" w:lineRule="auto"/>
          </w:pPr>
        </w:pPrChange>
      </w:pPr>
    </w:p>
    <w:p w14:paraId="093C64BA" w14:textId="23C1CB84" w:rsidR="00103D56" w:rsidRPr="00103D56" w:rsidRDefault="00103D56" w:rsidP="00EF74FB">
      <w:pPr>
        <w:spacing w:line="360" w:lineRule="auto"/>
      </w:pPr>
      <w:proofErr w:type="spellStart"/>
      <w:r>
        <w:t>Love</w:t>
      </w:r>
      <w:r w:rsidR="00851B4A">
        <w:t>’em</w:t>
      </w:r>
      <w:proofErr w:type="spellEnd"/>
      <w:r>
        <w:t xml:space="preserve"> or </w:t>
      </w:r>
      <w:proofErr w:type="spellStart"/>
      <w:r>
        <w:t>hate</w:t>
      </w:r>
      <w:r w:rsidR="00851B4A">
        <w:t>’em</w:t>
      </w:r>
      <w:proofErr w:type="spellEnd"/>
      <w:r w:rsidR="00851B4A">
        <w:t>,</w:t>
      </w:r>
      <w:r>
        <w:t xml:space="preserve"> </w:t>
      </w:r>
      <w:r w:rsidR="00851B4A">
        <w:t xml:space="preserve">Zoom calls </w:t>
      </w:r>
      <w:r>
        <w:t xml:space="preserve">are as </w:t>
      </w:r>
      <w:r w:rsidR="00D733C0">
        <w:t xml:space="preserve">deeply </w:t>
      </w:r>
      <w:r>
        <w:t xml:space="preserve">ingrained in our professional and personal lives as talking on the phone. </w:t>
      </w:r>
      <w:r w:rsidR="00851B4A">
        <w:t xml:space="preserve">Forget </w:t>
      </w:r>
      <w:r w:rsidR="00D733C0">
        <w:t xml:space="preserve">the </w:t>
      </w:r>
      <w:r w:rsidR="003847BA">
        <w:t xml:space="preserve">segmented </w:t>
      </w:r>
      <w:r w:rsidR="001F7F08" w:rsidRPr="007F6287">
        <w:t xml:space="preserve">generational </w:t>
      </w:r>
      <w:r w:rsidR="007F6287" w:rsidRPr="007F6287">
        <w:t>titles</w:t>
      </w:r>
      <w:r w:rsidR="001F7F08" w:rsidRPr="007F6287">
        <w:t xml:space="preserve"> </w:t>
      </w:r>
      <w:r w:rsidR="00EF74FB" w:rsidRPr="007F6287">
        <w:t>marketing</w:t>
      </w:r>
      <w:r w:rsidR="00EF74FB">
        <w:rPr>
          <w:b/>
          <w:bCs/>
        </w:rPr>
        <w:t xml:space="preserve"> </w:t>
      </w:r>
      <w:r w:rsidR="00D733C0">
        <w:t>demographers</w:t>
      </w:r>
      <w:r w:rsidR="00851B4A">
        <w:t xml:space="preserve"> </w:t>
      </w:r>
      <w:r w:rsidR="001F7F08">
        <w:t>are so fond of,</w:t>
      </w:r>
      <w:r w:rsidR="00D733C0">
        <w:t xml:space="preserve"> </w:t>
      </w:r>
      <w:r w:rsidR="00851B4A">
        <w:t xml:space="preserve">from </w:t>
      </w:r>
      <w:r w:rsidR="001F7F08">
        <w:t>Boomers to Alphas</w:t>
      </w:r>
      <w:r w:rsidR="00851B4A">
        <w:t xml:space="preserve">; we’re all now </w:t>
      </w:r>
      <w:r w:rsidR="00AE4E47">
        <w:t>just</w:t>
      </w:r>
      <w:r w:rsidR="00851B4A">
        <w:t xml:space="preserve"> Zoomers</w:t>
      </w:r>
      <w:r w:rsidR="00AE4E47">
        <w:t>.</w:t>
      </w:r>
      <w:r w:rsidR="00851B4A">
        <w:t xml:space="preserve"> </w:t>
      </w:r>
      <w:r w:rsidRPr="00103D56">
        <w:t>Zoo</w:t>
      </w:r>
      <w:r w:rsidR="00AE4E47">
        <w:t>m</w:t>
      </w:r>
      <w:r w:rsidR="00F61465">
        <w:t xml:space="preserve"> won the top</w:t>
      </w:r>
      <w:r w:rsidR="00821ADD">
        <w:t>-of-</w:t>
      </w:r>
      <w:r w:rsidR="00F61465">
        <w:t>mind lottery in choosing</w:t>
      </w:r>
      <w:r w:rsidR="00821ADD">
        <w:t xml:space="preserve"> a memorable name for a video-conferencing application</w:t>
      </w:r>
      <w:r w:rsidR="007F6287">
        <w:t xml:space="preserve"> rooted in the pandemic</w:t>
      </w:r>
      <w:r w:rsidR="00821ADD">
        <w:t xml:space="preserve"> </w:t>
      </w:r>
      <w:r w:rsidR="007F6287">
        <w:t xml:space="preserve">and has since spread like </w:t>
      </w:r>
      <w:r w:rsidR="009332DB">
        <w:t xml:space="preserve">Tennessee </w:t>
      </w:r>
      <w:r w:rsidR="007F6287">
        <w:t xml:space="preserve">Kudzu. It </w:t>
      </w:r>
      <w:r w:rsidR="00821ADD">
        <w:t xml:space="preserve">has become as much a verb as a noun in the same way Google </w:t>
      </w:r>
      <w:r w:rsidR="00AE4E47">
        <w:t>has. It</w:t>
      </w:r>
      <w:r w:rsidR="00821ADD">
        <w:t xml:space="preserve"> is just what we do</w:t>
      </w:r>
      <w:r w:rsidR="00CC650A">
        <w:t xml:space="preserve"> now</w:t>
      </w:r>
      <w:r w:rsidR="00821ADD">
        <w:t>.</w:t>
      </w:r>
      <w:r w:rsidRPr="00103D56">
        <w:t xml:space="preserve"> For professionals</w:t>
      </w:r>
      <w:r w:rsidR="00821ADD">
        <w:t>,</w:t>
      </w:r>
      <w:r w:rsidRPr="00103D56">
        <w:t xml:space="preserve"> these virtual meetings are more than just a replacement for in-person interactions—they are the primary mode of fostering relationships, collaborating, and conducting business. But while we often focus on the immediate dynamics of the call itself, it is crucial to recognize that what happens after the Zoom call hinges on how well you prepare beforehand. Establishing trust, rapport, and connections beyond the digital screen begins with thoughtful preparation and an intentional approach </w:t>
      </w:r>
      <w:r w:rsidR="00AE4E47">
        <w:t xml:space="preserve">to the </w:t>
      </w:r>
      <w:r w:rsidR="00AE4E47">
        <w:t xml:space="preserve">Zoom </w:t>
      </w:r>
      <w:r w:rsidR="00AE4E47">
        <w:t>call.</w:t>
      </w:r>
      <w:r w:rsidRPr="00103D56">
        <w:t xml:space="preserve"> Here’s how to set the stage for successful post-</w:t>
      </w:r>
      <w:r w:rsidR="00EF74FB">
        <w:t xml:space="preserve">Zoom </w:t>
      </w:r>
      <w:r w:rsidRPr="00103D56">
        <w:t>meeting relationships through effective preparation, clear communication, and meaningful follow-up.</w:t>
      </w:r>
    </w:p>
    <w:p w14:paraId="6CF0E878" w14:textId="77777777" w:rsidR="00103D56" w:rsidRPr="00103D56" w:rsidRDefault="00103D56">
      <w:pPr>
        <w:spacing w:line="360" w:lineRule="auto"/>
        <w:pPrChange w:id="3" w:author="Sarah Romero" w:date="2024-11-12T12:46:00Z" w16du:dateUtc="2024-11-12T18:46:00Z">
          <w:pPr>
            <w:spacing w:line="480" w:lineRule="auto"/>
          </w:pPr>
        </w:pPrChange>
      </w:pPr>
    </w:p>
    <w:p w14:paraId="71132692" w14:textId="03815A64" w:rsidR="00103D56" w:rsidRPr="00103D56" w:rsidDel="00CC650A" w:rsidRDefault="00103D56">
      <w:pPr>
        <w:spacing w:line="360" w:lineRule="auto"/>
        <w:rPr>
          <w:del w:id="4" w:author="Sarah Romero" w:date="2024-11-12T12:46:00Z" w16du:dateUtc="2024-11-12T18:46:00Z"/>
        </w:rPr>
        <w:pPrChange w:id="5" w:author="Sarah Romero" w:date="2024-11-12T12:46:00Z" w16du:dateUtc="2024-11-12T18:46:00Z">
          <w:pPr>
            <w:spacing w:line="480" w:lineRule="auto"/>
          </w:pPr>
        </w:pPrChange>
      </w:pPr>
      <w:r w:rsidRPr="00103D56">
        <w:rPr>
          <w:b/>
          <w:bCs/>
        </w:rPr>
        <w:t xml:space="preserve">Preparing for the Zoom Call: </w:t>
      </w:r>
      <w:r w:rsidR="00851B4A">
        <w:rPr>
          <w:b/>
          <w:bCs/>
        </w:rPr>
        <w:t>A</w:t>
      </w:r>
      <w:r w:rsidR="00851B4A" w:rsidRPr="00103D56">
        <w:rPr>
          <w:b/>
          <w:bCs/>
        </w:rPr>
        <w:t xml:space="preserve"> </w:t>
      </w:r>
      <w:r w:rsidRPr="00103D56">
        <w:rPr>
          <w:b/>
          <w:bCs/>
        </w:rPr>
        <w:t>Foundation of Future Interactions</w:t>
      </w:r>
    </w:p>
    <w:p w14:paraId="06BBAD4C" w14:textId="77777777" w:rsidR="00103D56" w:rsidRPr="00103D56" w:rsidRDefault="00103D56">
      <w:pPr>
        <w:spacing w:line="360" w:lineRule="auto"/>
        <w:pPrChange w:id="6" w:author="Sarah Romero" w:date="2024-11-12T12:46:00Z" w16du:dateUtc="2024-11-12T18:46:00Z">
          <w:pPr>
            <w:spacing w:line="480" w:lineRule="auto"/>
          </w:pPr>
        </w:pPrChange>
      </w:pPr>
    </w:p>
    <w:p w14:paraId="68F3F2A1" w14:textId="19D57E1D" w:rsidR="00103D56" w:rsidRPr="00103D56" w:rsidRDefault="00103D56">
      <w:pPr>
        <w:spacing w:line="360" w:lineRule="auto"/>
        <w:pPrChange w:id="7" w:author="Sarah Romero" w:date="2024-11-12T12:46:00Z" w16du:dateUtc="2024-11-12T18:46:00Z">
          <w:pPr>
            <w:spacing w:line="480" w:lineRule="auto"/>
          </w:pPr>
        </w:pPrChange>
      </w:pPr>
      <w:r w:rsidRPr="00103D56">
        <w:t xml:space="preserve">Before clicking “Join Meeting,” the groundwork for </w:t>
      </w:r>
      <w:r w:rsidR="00840480">
        <w:t xml:space="preserve">a successful </w:t>
      </w:r>
      <w:r w:rsidR="00ED2364">
        <w:t>meeting</w:t>
      </w:r>
      <w:r w:rsidR="00ED2364" w:rsidRPr="00103D56">
        <w:t xml:space="preserve"> starts</w:t>
      </w:r>
      <w:r w:rsidR="00840480">
        <w:t xml:space="preserve"> with e</w:t>
      </w:r>
      <w:r w:rsidRPr="00103D56">
        <w:t>ffective preparation</w:t>
      </w:r>
      <w:ins w:id="8" w:author="Sarah Romero" w:date="2024-11-12T12:14:00Z" w16du:dateUtc="2024-11-12T18:14:00Z">
        <w:r w:rsidR="00ED2364">
          <w:t>.</w:t>
        </w:r>
      </w:ins>
      <w:r w:rsidRPr="00103D56">
        <w:t xml:space="preserve"> Begin by researching your attendees. </w:t>
      </w:r>
      <w:r w:rsidR="00ED2364">
        <w:t>Familiarize yourself wit</w:t>
      </w:r>
      <w:r w:rsidR="006736B5">
        <w:t>h their</w:t>
      </w:r>
      <w:r w:rsidR="006736B5" w:rsidRPr="00103D56">
        <w:t xml:space="preserve"> backgrounds</w:t>
      </w:r>
      <w:r w:rsidRPr="00103D56">
        <w:t>, work preferences, and potential communication styles</w:t>
      </w:r>
      <w:r w:rsidR="00ED2364">
        <w:t>. This</w:t>
      </w:r>
      <w:r w:rsidRPr="00103D56">
        <w:t xml:space="preserve"> will help you tailor your approach</w:t>
      </w:r>
      <w:r w:rsidR="00ED2364">
        <w:t>. Be mindful that</w:t>
      </w:r>
      <w:r w:rsidRPr="00103D56">
        <w:t xml:space="preserve"> some cultures value a few minutes of casual conversation before diving into business, while others appreciate getting straight to the point. Acknowledging these subtleties can create a comfortable environment that fosters openness.</w:t>
      </w:r>
    </w:p>
    <w:p w14:paraId="71B00944" w14:textId="77777777" w:rsidR="00103D56" w:rsidRPr="00103D56" w:rsidRDefault="00103D56">
      <w:pPr>
        <w:spacing w:line="360" w:lineRule="auto"/>
        <w:pPrChange w:id="9" w:author="Sarah Romero" w:date="2024-11-12T12:46:00Z" w16du:dateUtc="2024-11-12T18:46:00Z">
          <w:pPr>
            <w:spacing w:line="480" w:lineRule="auto"/>
          </w:pPr>
        </w:pPrChange>
      </w:pPr>
    </w:p>
    <w:p w14:paraId="09605C6F" w14:textId="4F2726AB" w:rsidR="00103D56" w:rsidRPr="00103D56" w:rsidRDefault="00103D56">
      <w:pPr>
        <w:spacing w:line="360" w:lineRule="auto"/>
        <w:pPrChange w:id="10" w:author="Sarah Romero" w:date="2024-11-12T12:46:00Z" w16du:dateUtc="2024-11-12T18:46:00Z">
          <w:pPr>
            <w:spacing w:line="480" w:lineRule="auto"/>
          </w:pPr>
        </w:pPrChange>
      </w:pPr>
      <w:r w:rsidRPr="00103D56">
        <w:t>Preparation extends to your presentation</w:t>
      </w:r>
      <w:r w:rsidR="00ED2364">
        <w:t xml:space="preserve"> and how others perceive you on the call</w:t>
      </w:r>
      <w:r w:rsidRPr="00103D56">
        <w:t xml:space="preserve">. While dress codes in virtual meetings may lean toward casual, aligning your attire with the expectations of your audience shows awareness and respect. This might mean opting for </w:t>
      </w:r>
      <w:r w:rsidR="006736B5">
        <w:t>low-key</w:t>
      </w:r>
      <w:r w:rsidR="006736B5" w:rsidRPr="00103D56">
        <w:t xml:space="preserve"> </w:t>
      </w:r>
      <w:r w:rsidRPr="00103D56">
        <w:t xml:space="preserve">casual clothing or ensuring your appearance is tidy and professional. Beyond </w:t>
      </w:r>
      <w:r w:rsidRPr="00103D56">
        <w:lastRenderedPageBreak/>
        <w:t>your appearance, consider the setup of your space—a neutral, well-lit background can prevent distractions and help maintain focus on you, reinforcing a professional image.</w:t>
      </w:r>
    </w:p>
    <w:p w14:paraId="50C6C300" w14:textId="77777777" w:rsidR="00103D56" w:rsidRPr="00103D56" w:rsidRDefault="00103D56">
      <w:pPr>
        <w:spacing w:line="360" w:lineRule="auto"/>
        <w:pPrChange w:id="11" w:author="Sarah Romero" w:date="2024-11-12T12:46:00Z" w16du:dateUtc="2024-11-12T18:46:00Z">
          <w:pPr>
            <w:spacing w:line="480" w:lineRule="auto"/>
          </w:pPr>
        </w:pPrChange>
      </w:pPr>
    </w:p>
    <w:p w14:paraId="7433A513" w14:textId="77777777" w:rsidR="00103D56" w:rsidRPr="00103D56" w:rsidRDefault="00103D56">
      <w:pPr>
        <w:spacing w:line="360" w:lineRule="auto"/>
        <w:pPrChange w:id="12" w:author="Sarah Romero" w:date="2024-11-12T12:46:00Z" w16du:dateUtc="2024-11-12T18:46:00Z">
          <w:pPr>
            <w:spacing w:line="480" w:lineRule="auto"/>
          </w:pPr>
        </w:pPrChange>
      </w:pPr>
      <w:r w:rsidRPr="00103D56">
        <w:rPr>
          <w:b/>
          <w:bCs/>
        </w:rPr>
        <w:t>The Role of Body Language and Digital Presence</w:t>
      </w:r>
    </w:p>
    <w:p w14:paraId="7C50AE14" w14:textId="77777777" w:rsidR="00103D56" w:rsidRPr="00103D56" w:rsidRDefault="00103D56">
      <w:pPr>
        <w:spacing w:line="360" w:lineRule="auto"/>
        <w:pPrChange w:id="13" w:author="Sarah Romero" w:date="2024-11-12T12:46:00Z" w16du:dateUtc="2024-11-12T18:46:00Z">
          <w:pPr>
            <w:spacing w:line="480" w:lineRule="auto"/>
          </w:pPr>
        </w:pPrChange>
      </w:pPr>
    </w:p>
    <w:p w14:paraId="3E332FEC" w14:textId="0B11D143" w:rsidR="00103D56" w:rsidRPr="00103D56" w:rsidRDefault="00103D56">
      <w:pPr>
        <w:spacing w:line="360" w:lineRule="auto"/>
        <w:pPrChange w:id="14" w:author="Sarah Romero" w:date="2024-11-12T12:46:00Z" w16du:dateUtc="2024-11-12T18:46:00Z">
          <w:pPr>
            <w:spacing w:line="480" w:lineRule="auto"/>
          </w:pPr>
        </w:pPrChange>
      </w:pPr>
      <w:r w:rsidRPr="00103D56">
        <w:t xml:space="preserve">Digital communication can </w:t>
      </w:r>
      <w:r w:rsidR="006736B5">
        <w:t>obscure</w:t>
      </w:r>
      <w:r w:rsidRPr="00103D56">
        <w:t xml:space="preserve"> the subtle cues we often rely on in face-to-face conversations. Mastering digital body language is vital </w:t>
      </w:r>
      <w:r w:rsidR="006736B5">
        <w:t>to overcoming these barrier</w:t>
      </w:r>
      <w:r w:rsidRPr="00103D56">
        <w:t xml:space="preserve">s. Your camera angle should be </w:t>
      </w:r>
      <w:r w:rsidR="006736B5">
        <w:t xml:space="preserve">at </w:t>
      </w:r>
      <w:r w:rsidRPr="00103D56">
        <w:t>eye</w:t>
      </w:r>
      <w:r w:rsidR="006736B5">
        <w:t xml:space="preserve"> </w:t>
      </w:r>
      <w:r w:rsidRPr="00103D56">
        <w:t>level, creating the illusion of direct eye contact, which helps establish trust. Maintain a relaxed but engaged posture, leaning slightly forward when speaking or listening to convey interest.</w:t>
      </w:r>
    </w:p>
    <w:p w14:paraId="4CC257E9" w14:textId="77777777" w:rsidR="00103D56" w:rsidRPr="00103D56" w:rsidRDefault="00103D56">
      <w:pPr>
        <w:spacing w:line="360" w:lineRule="auto"/>
        <w:pPrChange w:id="15" w:author="Sarah Romero" w:date="2024-11-12T12:46:00Z" w16du:dateUtc="2024-11-12T18:46:00Z">
          <w:pPr>
            <w:spacing w:line="480" w:lineRule="auto"/>
          </w:pPr>
        </w:pPrChange>
      </w:pPr>
    </w:p>
    <w:p w14:paraId="56B3640E" w14:textId="0F2FDDC0" w:rsidR="00103D56" w:rsidRPr="00103D56" w:rsidRDefault="001E094A">
      <w:pPr>
        <w:spacing w:line="360" w:lineRule="auto"/>
        <w:pPrChange w:id="16" w:author="Sarah Romero" w:date="2024-11-12T12:46:00Z" w16du:dateUtc="2024-11-12T18:46:00Z">
          <w:pPr>
            <w:spacing w:line="480" w:lineRule="auto"/>
          </w:pPr>
        </w:pPrChange>
      </w:pPr>
      <w:r>
        <w:t>Your f</w:t>
      </w:r>
      <w:r w:rsidR="00103D56" w:rsidRPr="00103D56">
        <w:t xml:space="preserve">acial expressions should align with your words. Smile when appropriate, nod to show understanding, and </w:t>
      </w:r>
      <w:r>
        <w:t>remain attentive</w:t>
      </w:r>
      <w:r w:rsidR="00103D56" w:rsidRPr="00103D56">
        <w:t xml:space="preserve"> during discussions. Avoid multitasking during the call—even subtle signs of distraction, like glancing at your phone or typing, can come across as disinterest or disengagement. Clear, consistent digital body language ensures that participants from all backgrounds feel acknowledged and valued.</w:t>
      </w:r>
    </w:p>
    <w:p w14:paraId="3B1241D5" w14:textId="77777777" w:rsidR="00103D56" w:rsidRPr="00103D56" w:rsidRDefault="00103D56">
      <w:pPr>
        <w:spacing w:line="360" w:lineRule="auto"/>
        <w:pPrChange w:id="17" w:author="Sarah Romero" w:date="2024-11-12T12:46:00Z" w16du:dateUtc="2024-11-12T18:46:00Z">
          <w:pPr>
            <w:spacing w:line="480" w:lineRule="auto"/>
          </w:pPr>
        </w:pPrChange>
      </w:pPr>
    </w:p>
    <w:p w14:paraId="46744C90" w14:textId="77777777" w:rsidR="00103D56" w:rsidRPr="00103D56" w:rsidRDefault="00103D56">
      <w:pPr>
        <w:spacing w:line="360" w:lineRule="auto"/>
        <w:pPrChange w:id="18" w:author="Sarah Romero" w:date="2024-11-12T12:46:00Z" w16du:dateUtc="2024-11-12T18:46:00Z">
          <w:pPr>
            <w:spacing w:line="480" w:lineRule="auto"/>
          </w:pPr>
        </w:pPrChange>
      </w:pPr>
      <w:r w:rsidRPr="00103D56">
        <w:rPr>
          <w:b/>
          <w:bCs/>
        </w:rPr>
        <w:t>Clear and Inclusive Communication</w:t>
      </w:r>
    </w:p>
    <w:p w14:paraId="76AA1563" w14:textId="77777777" w:rsidR="00103D56" w:rsidRPr="00103D56" w:rsidRDefault="00103D56">
      <w:pPr>
        <w:spacing w:line="360" w:lineRule="auto"/>
        <w:pPrChange w:id="19" w:author="Sarah Romero" w:date="2024-11-12T12:46:00Z" w16du:dateUtc="2024-11-12T18:46:00Z">
          <w:pPr>
            <w:spacing w:line="480" w:lineRule="auto"/>
          </w:pPr>
        </w:pPrChange>
      </w:pPr>
    </w:p>
    <w:p w14:paraId="76037870" w14:textId="7C6869E7" w:rsidR="00103D56" w:rsidRPr="00103D56" w:rsidRDefault="001E094A">
      <w:pPr>
        <w:spacing w:line="360" w:lineRule="auto"/>
        <w:pPrChange w:id="20" w:author="Sarah Romero" w:date="2024-11-12T12:46:00Z" w16du:dateUtc="2024-11-12T18:46:00Z">
          <w:pPr>
            <w:spacing w:line="480" w:lineRule="auto"/>
          </w:pPr>
        </w:pPrChange>
      </w:pPr>
      <w:r>
        <w:t>Clear communication is o</w:t>
      </w:r>
      <w:r w:rsidR="00103D56" w:rsidRPr="00103D56">
        <w:t xml:space="preserve">ne of the most </w:t>
      </w:r>
      <w:r>
        <w:t>critical</w:t>
      </w:r>
      <w:r w:rsidR="00103D56" w:rsidRPr="00103D56">
        <w:t xml:space="preserve"> aspects of building connections in a diverse professional environment. Language barriers and varying levels of English fluency are common, so speaking at a moderate pace and using straightforward language can help keep everyone on the same page. Avoid idioms or culturally specific references that may not translate well.</w:t>
      </w:r>
    </w:p>
    <w:p w14:paraId="7E305C17" w14:textId="77777777" w:rsidR="00103D56" w:rsidRPr="00103D56" w:rsidRDefault="00103D56">
      <w:pPr>
        <w:spacing w:line="360" w:lineRule="auto"/>
        <w:pPrChange w:id="21" w:author="Sarah Romero" w:date="2024-11-12T12:46:00Z" w16du:dateUtc="2024-11-12T18:46:00Z">
          <w:pPr>
            <w:spacing w:line="480" w:lineRule="auto"/>
          </w:pPr>
        </w:pPrChange>
      </w:pPr>
    </w:p>
    <w:p w14:paraId="2049E4DB" w14:textId="5B6F0B34" w:rsidR="00103D56" w:rsidRPr="00103D56" w:rsidRDefault="00103D56">
      <w:pPr>
        <w:spacing w:line="360" w:lineRule="auto"/>
        <w:pPrChange w:id="22" w:author="Sarah Romero" w:date="2024-11-12T12:46:00Z" w16du:dateUtc="2024-11-12T18:46:00Z">
          <w:pPr>
            <w:spacing w:line="480" w:lineRule="auto"/>
          </w:pPr>
        </w:pPrChange>
      </w:pPr>
      <w:r w:rsidRPr="00103D56">
        <w:t xml:space="preserve">Engage your participants by pausing to invite questions or feedback. Simple prompts like, “Does that make sense?” or “Would anyone like to add?” signal that you value contributions and are willing to adapt the conversation to ensure everyone’s input is heard. This practice </w:t>
      </w:r>
      <w:r w:rsidR="001E094A">
        <w:t>clarifies the discussion and</w:t>
      </w:r>
      <w:r w:rsidRPr="00103D56">
        <w:t xml:space="preserve"> strengthens trust by showing that you care about inclusivity.</w:t>
      </w:r>
    </w:p>
    <w:p w14:paraId="4DDD5AD5" w14:textId="77777777" w:rsidR="00103D56" w:rsidRPr="00103D56" w:rsidRDefault="00103D56">
      <w:pPr>
        <w:spacing w:line="360" w:lineRule="auto"/>
        <w:pPrChange w:id="23" w:author="Sarah Romero" w:date="2024-11-12T12:46:00Z" w16du:dateUtc="2024-11-12T18:46:00Z">
          <w:pPr>
            <w:spacing w:line="480" w:lineRule="auto"/>
          </w:pPr>
        </w:pPrChange>
      </w:pPr>
    </w:p>
    <w:p w14:paraId="3FF27CD6" w14:textId="77777777" w:rsidR="00103D56" w:rsidRPr="00103D56" w:rsidRDefault="00103D56">
      <w:pPr>
        <w:spacing w:line="360" w:lineRule="auto"/>
        <w:pPrChange w:id="24" w:author="Sarah Romero" w:date="2024-11-12T12:46:00Z" w16du:dateUtc="2024-11-12T18:46:00Z">
          <w:pPr>
            <w:spacing w:line="480" w:lineRule="auto"/>
          </w:pPr>
        </w:pPrChange>
      </w:pPr>
      <w:r w:rsidRPr="00103D56">
        <w:rPr>
          <w:b/>
          <w:bCs/>
        </w:rPr>
        <w:t>The Follow-Up: Cementing Trust and Connection</w:t>
      </w:r>
    </w:p>
    <w:p w14:paraId="54AC0751" w14:textId="77777777" w:rsidR="00103D56" w:rsidRPr="00103D56" w:rsidRDefault="00103D56">
      <w:pPr>
        <w:spacing w:line="360" w:lineRule="auto"/>
        <w:pPrChange w:id="25" w:author="Sarah Romero" w:date="2024-11-12T12:46:00Z" w16du:dateUtc="2024-11-12T18:46:00Z">
          <w:pPr>
            <w:spacing w:line="480" w:lineRule="auto"/>
          </w:pPr>
        </w:pPrChange>
      </w:pPr>
    </w:p>
    <w:p w14:paraId="66A185A4" w14:textId="1A0442A0" w:rsidR="00103D56" w:rsidRPr="00103D56" w:rsidRDefault="00103D56">
      <w:pPr>
        <w:spacing w:line="360" w:lineRule="auto"/>
        <w:pPrChange w:id="26" w:author="Sarah Romero" w:date="2024-11-12T12:46:00Z" w16du:dateUtc="2024-11-12T18:46:00Z">
          <w:pPr>
            <w:spacing w:line="480" w:lineRule="auto"/>
          </w:pPr>
        </w:pPrChange>
      </w:pPr>
      <w:r w:rsidRPr="00103D56">
        <w:t xml:space="preserve">Once the call ends, the next step is just as important: </w:t>
      </w:r>
      <w:r w:rsidR="001E094A">
        <w:t xml:space="preserve">the </w:t>
      </w:r>
      <w:r w:rsidRPr="00103D56">
        <w:t xml:space="preserve">follow-up. A well-crafted follow-up message can solidify the positive impressions made during the meeting and lay the groundwork for ongoing collaboration. Ideally, send a recap email within 24 hours summarizing key points discussed, decisions made, and any action items with deadlines. This </w:t>
      </w:r>
      <w:r w:rsidR="001E094A">
        <w:t>will demonstrate</w:t>
      </w:r>
      <w:r w:rsidRPr="00103D56">
        <w:t xml:space="preserve"> your reliability and reinforce your role as someone who follows through.</w:t>
      </w:r>
    </w:p>
    <w:p w14:paraId="5D90CEE6" w14:textId="77777777" w:rsidR="00103D56" w:rsidRPr="00103D56" w:rsidRDefault="00103D56">
      <w:pPr>
        <w:spacing w:line="360" w:lineRule="auto"/>
        <w:pPrChange w:id="27" w:author="Sarah Romero" w:date="2024-11-12T12:46:00Z" w16du:dateUtc="2024-11-12T18:46:00Z">
          <w:pPr>
            <w:spacing w:line="480" w:lineRule="auto"/>
          </w:pPr>
        </w:pPrChange>
      </w:pPr>
    </w:p>
    <w:p w14:paraId="175E4418" w14:textId="0EA52527" w:rsidR="00103D56" w:rsidRPr="00103D56" w:rsidRDefault="001E094A">
      <w:pPr>
        <w:spacing w:line="360" w:lineRule="auto"/>
        <w:pPrChange w:id="28" w:author="Sarah Romero" w:date="2024-11-12T12:46:00Z" w16du:dateUtc="2024-11-12T18:46:00Z">
          <w:pPr>
            <w:spacing w:line="480" w:lineRule="auto"/>
          </w:pPr>
        </w:pPrChange>
      </w:pPr>
      <w:r>
        <w:t>You can a</w:t>
      </w:r>
      <w:r w:rsidR="00103D56" w:rsidRPr="00103D56">
        <w:t>dd a personal touch by referencing specific contributions or ideas shared by participants, such as, “Thank you for your insight</w:t>
      </w:r>
      <w:r>
        <w:t>s</w:t>
      </w:r>
      <w:r w:rsidR="00103D56" w:rsidRPr="00103D56">
        <w:t xml:space="preserve"> on [topic</w:t>
      </w:r>
      <w:r>
        <w:t>s A, B, or C</w:t>
      </w:r>
      <w:r w:rsidR="00103D56" w:rsidRPr="00103D56">
        <w:t xml:space="preserve">]; it will be invaluable as we move forward.” This shows that you </w:t>
      </w:r>
      <w:r w:rsidR="00CC650A">
        <w:t>listened attentively and made</w:t>
      </w:r>
      <w:r w:rsidR="00103D56" w:rsidRPr="00103D56">
        <w:t xml:space="preserve"> others feel recognized and valued.</w:t>
      </w:r>
    </w:p>
    <w:p w14:paraId="16670DD6" w14:textId="77777777" w:rsidR="00103D56" w:rsidRPr="00103D56" w:rsidRDefault="00103D56">
      <w:pPr>
        <w:spacing w:line="360" w:lineRule="auto"/>
        <w:pPrChange w:id="29" w:author="Sarah Romero" w:date="2024-11-12T12:46:00Z" w16du:dateUtc="2024-11-12T18:46:00Z">
          <w:pPr>
            <w:spacing w:line="480" w:lineRule="auto"/>
          </w:pPr>
        </w:pPrChange>
      </w:pPr>
    </w:p>
    <w:p w14:paraId="0A8A784D" w14:textId="77777777" w:rsidR="00103D56" w:rsidRPr="00103D56" w:rsidRDefault="00103D56">
      <w:pPr>
        <w:spacing w:line="360" w:lineRule="auto"/>
        <w:pPrChange w:id="30" w:author="Sarah Romero" w:date="2024-11-12T12:46:00Z" w16du:dateUtc="2024-11-12T18:46:00Z">
          <w:pPr>
            <w:spacing w:line="480" w:lineRule="auto"/>
          </w:pPr>
        </w:pPrChange>
      </w:pPr>
      <w:r w:rsidRPr="00103D56">
        <w:rPr>
          <w:b/>
          <w:bCs/>
        </w:rPr>
        <w:t>Sustaining Relationships Through Consistent Engagement</w:t>
      </w:r>
    </w:p>
    <w:p w14:paraId="7D35E63B" w14:textId="77777777" w:rsidR="00103D56" w:rsidRPr="00103D56" w:rsidRDefault="00103D56">
      <w:pPr>
        <w:spacing w:line="360" w:lineRule="auto"/>
        <w:pPrChange w:id="31" w:author="Sarah Romero" w:date="2024-11-12T12:46:00Z" w16du:dateUtc="2024-11-12T18:46:00Z">
          <w:pPr>
            <w:spacing w:line="480" w:lineRule="auto"/>
          </w:pPr>
        </w:pPrChange>
      </w:pPr>
    </w:p>
    <w:p w14:paraId="51EBA753" w14:textId="6DB7425A" w:rsidR="00176F8D" w:rsidRDefault="00103D56">
      <w:pPr>
        <w:spacing w:line="360" w:lineRule="auto"/>
        <w:pPrChange w:id="32" w:author="Sarah Romero" w:date="2024-11-12T12:46:00Z" w16du:dateUtc="2024-11-12T18:46:00Z">
          <w:pPr>
            <w:spacing w:line="480" w:lineRule="auto"/>
          </w:pPr>
        </w:pPrChange>
      </w:pPr>
      <w:r w:rsidRPr="00103D56">
        <w:t xml:space="preserve">Building long-term trust and connections doesn’t end after one follow-up email. Maintaining consistent engagement, whether through periodic updates, shared resources, or continued discussions, ensures that you stay on the radar of </w:t>
      </w:r>
      <w:r w:rsidR="001E094A" w:rsidRPr="00103D56">
        <w:t>your</w:t>
      </w:r>
      <w:r w:rsidR="001E094A">
        <w:t xml:space="preserve"> fellow participants</w:t>
      </w:r>
      <w:r w:rsidRPr="00103D56">
        <w:t xml:space="preserve">. </w:t>
      </w:r>
      <w:r w:rsidR="007F6287">
        <w:t>Proactively communicating</w:t>
      </w:r>
      <w:r w:rsidR="006736B5" w:rsidRPr="00103D56">
        <w:t xml:space="preserve"> </w:t>
      </w:r>
      <w:r w:rsidRPr="00103D56">
        <w:t>fosters trust and positions you as a dependable and culturally sensitive professional.</w:t>
      </w:r>
      <w:r w:rsidR="00712EE2">
        <w:t xml:space="preserve"> </w:t>
      </w:r>
      <w:r w:rsidR="009332DB">
        <w:t>“</w:t>
      </w:r>
      <w:r w:rsidR="00712EE2">
        <w:t>Leave meeting</w:t>
      </w:r>
      <w:r w:rsidR="009332DB">
        <w:t>”—with a smile</w:t>
      </w:r>
      <w:r w:rsidR="00712EE2">
        <w:t>.</w:t>
      </w:r>
      <w:bookmarkEnd w:id="1"/>
    </w:p>
    <w:sectPr w:rsidR="00176F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libri (Body)">
    <w:altName w:val="Calibri"/>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AF48B5"/>
    <w:multiLevelType w:val="hybridMultilevel"/>
    <w:tmpl w:val="7C0E8452"/>
    <w:lvl w:ilvl="0" w:tplc="CB087660">
      <w:start w:val="1"/>
      <w:numFmt w:val="bullet"/>
      <w:lvlText w:val=""/>
      <w:lvlJc w:val="left"/>
      <w:pPr>
        <w:ind w:left="720" w:hanging="50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51847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rah Romero">
    <w15:presenceInfo w15:providerId="AD" w15:userId="S::sarah@sarahromero.design::c21c506b-dc75-4e37-84cf-28c7c04139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D56"/>
    <w:rsid w:val="00057CC7"/>
    <w:rsid w:val="000A4532"/>
    <w:rsid w:val="00103D56"/>
    <w:rsid w:val="00176F8D"/>
    <w:rsid w:val="001E094A"/>
    <w:rsid w:val="001F7F08"/>
    <w:rsid w:val="003847BA"/>
    <w:rsid w:val="006736B5"/>
    <w:rsid w:val="006849A9"/>
    <w:rsid w:val="006D5571"/>
    <w:rsid w:val="00712EE2"/>
    <w:rsid w:val="007F6287"/>
    <w:rsid w:val="00821ADD"/>
    <w:rsid w:val="00840480"/>
    <w:rsid w:val="00851B4A"/>
    <w:rsid w:val="008F7256"/>
    <w:rsid w:val="009332DB"/>
    <w:rsid w:val="00962FC3"/>
    <w:rsid w:val="00A21BFC"/>
    <w:rsid w:val="00A631E7"/>
    <w:rsid w:val="00AE4E47"/>
    <w:rsid w:val="00C05E1B"/>
    <w:rsid w:val="00C56A61"/>
    <w:rsid w:val="00CC650A"/>
    <w:rsid w:val="00D733C0"/>
    <w:rsid w:val="00ED2364"/>
    <w:rsid w:val="00EF74FB"/>
    <w:rsid w:val="00F61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556ABE"/>
  <w15:chartTrackingRefBased/>
  <w15:docId w15:val="{7A3F1AD8-A974-E449-956C-4480A606C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ver Letter"/>
    <w:next w:val="BodyText"/>
    <w:qFormat/>
    <w:rsid w:val="008F7256"/>
    <w:pPr>
      <w:spacing w:line="280" w:lineRule="exact"/>
    </w:pPr>
    <w:rPr>
      <w:rFonts w:ascii="Georgia" w:hAnsi="Georgia" w:cs="Times New Roman"/>
      <w:color w:val="262626" w:themeColor="text1" w:themeTint="D9"/>
      <w:kern w:val="24"/>
      <w14:ligatures w14:val="historicalDiscretional"/>
      <w14:numForm w14:val="oldStyle"/>
      <w14:numSpacing w14:val="tabular"/>
      <w14:cntxtAlts/>
    </w:rPr>
  </w:style>
  <w:style w:type="paragraph" w:styleId="Heading1">
    <w:name w:val="heading 1"/>
    <w:basedOn w:val="Normal"/>
    <w:next w:val="Normal"/>
    <w:link w:val="Heading1Char"/>
    <w:uiPriority w:val="9"/>
    <w:qFormat/>
    <w:rsid w:val="00103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D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D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3D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3D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3D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3D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3D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A21BFC"/>
    <w:pPr>
      <w:spacing w:after="120"/>
    </w:pPr>
  </w:style>
  <w:style w:type="character" w:customStyle="1" w:styleId="BodyTextChar">
    <w:name w:val="Body Text Char"/>
    <w:basedOn w:val="DefaultParagraphFont"/>
    <w:link w:val="BodyText"/>
    <w:uiPriority w:val="99"/>
    <w:semiHidden/>
    <w:rsid w:val="00A21BFC"/>
    <w:rPr>
      <w:rFonts w:ascii="Georgia" w:eastAsia="Times New Roman" w:hAnsi="Georgia" w:cs="Times New Roman"/>
      <w:kern w:val="24"/>
      <w14:ligatures w14:val="historicalDiscretional"/>
      <w14:numForm w14:val="oldStyle"/>
      <w14:numSpacing w14:val="tabular"/>
      <w14:cntxtAlts/>
    </w:rPr>
  </w:style>
  <w:style w:type="character" w:customStyle="1" w:styleId="MyCoverLetter">
    <w:name w:val="My Cover Letter"/>
    <w:basedOn w:val="DefaultParagraphFont"/>
    <w:uiPriority w:val="1"/>
    <w:qFormat/>
    <w:rsid w:val="008F7256"/>
    <w:rPr>
      <w:rFonts w:ascii="Georgia" w:hAnsi="Georgia" w:cs="Calibri (Body)"/>
      <w:b w:val="0"/>
      <w:i w:val="0"/>
      <w:iCs/>
      <w:color w:val="222222"/>
      <w:sz w:val="22"/>
      <w:szCs w:val="22"/>
      <w14:ligatures w14:val="historicalDiscretional"/>
      <w14:numSpacing w14:val="tabular"/>
    </w:rPr>
  </w:style>
  <w:style w:type="character" w:customStyle="1" w:styleId="Heading1Char">
    <w:name w:val="Heading 1 Char"/>
    <w:basedOn w:val="DefaultParagraphFont"/>
    <w:link w:val="Heading1"/>
    <w:uiPriority w:val="9"/>
    <w:rsid w:val="00103D56"/>
    <w:rPr>
      <w:rFonts w:asciiTheme="majorHAnsi" w:eastAsiaTheme="majorEastAsia" w:hAnsiTheme="majorHAnsi" w:cstheme="majorBidi"/>
      <w:color w:val="0F4761" w:themeColor="accent1" w:themeShade="BF"/>
      <w:kern w:val="24"/>
      <w:sz w:val="40"/>
      <w:szCs w:val="40"/>
      <w14:ligatures w14:val="historicalDiscretional"/>
      <w14:numForm w14:val="oldStyle"/>
      <w14:numSpacing w14:val="tabular"/>
      <w14:cntxtAlts/>
    </w:rPr>
  </w:style>
  <w:style w:type="character" w:customStyle="1" w:styleId="Heading2Char">
    <w:name w:val="Heading 2 Char"/>
    <w:basedOn w:val="DefaultParagraphFont"/>
    <w:link w:val="Heading2"/>
    <w:uiPriority w:val="9"/>
    <w:semiHidden/>
    <w:rsid w:val="00103D56"/>
    <w:rPr>
      <w:rFonts w:asciiTheme="majorHAnsi" w:eastAsiaTheme="majorEastAsia" w:hAnsiTheme="majorHAnsi" w:cstheme="majorBidi"/>
      <w:color w:val="0F4761" w:themeColor="accent1" w:themeShade="BF"/>
      <w:kern w:val="24"/>
      <w:sz w:val="32"/>
      <w:szCs w:val="32"/>
      <w14:ligatures w14:val="historicalDiscretional"/>
      <w14:numForm w14:val="oldStyle"/>
      <w14:numSpacing w14:val="tabular"/>
      <w14:cntxtAlts/>
    </w:rPr>
  </w:style>
  <w:style w:type="character" w:customStyle="1" w:styleId="Heading3Char">
    <w:name w:val="Heading 3 Char"/>
    <w:basedOn w:val="DefaultParagraphFont"/>
    <w:link w:val="Heading3"/>
    <w:uiPriority w:val="9"/>
    <w:semiHidden/>
    <w:rsid w:val="00103D56"/>
    <w:rPr>
      <w:rFonts w:eastAsiaTheme="majorEastAsia" w:cstheme="majorBidi"/>
      <w:color w:val="0F4761" w:themeColor="accent1" w:themeShade="BF"/>
      <w:kern w:val="24"/>
      <w:sz w:val="28"/>
      <w:szCs w:val="28"/>
      <w14:ligatures w14:val="historicalDiscretional"/>
      <w14:numForm w14:val="oldStyle"/>
      <w14:numSpacing w14:val="tabular"/>
      <w14:cntxtAlts/>
    </w:rPr>
  </w:style>
  <w:style w:type="character" w:customStyle="1" w:styleId="Heading4Char">
    <w:name w:val="Heading 4 Char"/>
    <w:basedOn w:val="DefaultParagraphFont"/>
    <w:link w:val="Heading4"/>
    <w:uiPriority w:val="9"/>
    <w:semiHidden/>
    <w:rsid w:val="00103D56"/>
    <w:rPr>
      <w:rFonts w:eastAsiaTheme="majorEastAsia" w:cstheme="majorBidi"/>
      <w:i/>
      <w:iCs/>
      <w:color w:val="0F4761" w:themeColor="accent1" w:themeShade="BF"/>
      <w:kern w:val="24"/>
      <w14:ligatures w14:val="historicalDiscretional"/>
      <w14:numForm w14:val="oldStyle"/>
      <w14:numSpacing w14:val="tabular"/>
      <w14:cntxtAlts/>
    </w:rPr>
  </w:style>
  <w:style w:type="character" w:customStyle="1" w:styleId="Heading5Char">
    <w:name w:val="Heading 5 Char"/>
    <w:basedOn w:val="DefaultParagraphFont"/>
    <w:link w:val="Heading5"/>
    <w:uiPriority w:val="9"/>
    <w:semiHidden/>
    <w:rsid w:val="00103D56"/>
    <w:rPr>
      <w:rFonts w:eastAsiaTheme="majorEastAsia" w:cstheme="majorBidi"/>
      <w:color w:val="0F4761" w:themeColor="accent1" w:themeShade="BF"/>
      <w:kern w:val="24"/>
      <w14:ligatures w14:val="historicalDiscretional"/>
      <w14:numForm w14:val="oldStyle"/>
      <w14:numSpacing w14:val="tabular"/>
      <w14:cntxtAlts/>
    </w:rPr>
  </w:style>
  <w:style w:type="character" w:customStyle="1" w:styleId="Heading6Char">
    <w:name w:val="Heading 6 Char"/>
    <w:basedOn w:val="DefaultParagraphFont"/>
    <w:link w:val="Heading6"/>
    <w:uiPriority w:val="9"/>
    <w:semiHidden/>
    <w:rsid w:val="00103D56"/>
    <w:rPr>
      <w:rFonts w:eastAsiaTheme="majorEastAsia" w:cstheme="majorBidi"/>
      <w:i/>
      <w:iCs/>
      <w:color w:val="595959" w:themeColor="text1" w:themeTint="A6"/>
      <w:kern w:val="24"/>
      <w14:ligatures w14:val="historicalDiscretional"/>
      <w14:numForm w14:val="oldStyle"/>
      <w14:numSpacing w14:val="tabular"/>
      <w14:cntxtAlts/>
    </w:rPr>
  </w:style>
  <w:style w:type="character" w:customStyle="1" w:styleId="Heading7Char">
    <w:name w:val="Heading 7 Char"/>
    <w:basedOn w:val="DefaultParagraphFont"/>
    <w:link w:val="Heading7"/>
    <w:uiPriority w:val="9"/>
    <w:semiHidden/>
    <w:rsid w:val="00103D56"/>
    <w:rPr>
      <w:rFonts w:eastAsiaTheme="majorEastAsia" w:cstheme="majorBidi"/>
      <w:color w:val="595959" w:themeColor="text1" w:themeTint="A6"/>
      <w:kern w:val="24"/>
      <w14:ligatures w14:val="historicalDiscretional"/>
      <w14:numForm w14:val="oldStyle"/>
      <w14:numSpacing w14:val="tabular"/>
      <w14:cntxtAlts/>
    </w:rPr>
  </w:style>
  <w:style w:type="character" w:customStyle="1" w:styleId="Heading8Char">
    <w:name w:val="Heading 8 Char"/>
    <w:basedOn w:val="DefaultParagraphFont"/>
    <w:link w:val="Heading8"/>
    <w:uiPriority w:val="9"/>
    <w:semiHidden/>
    <w:rsid w:val="00103D56"/>
    <w:rPr>
      <w:rFonts w:eastAsiaTheme="majorEastAsia" w:cstheme="majorBidi"/>
      <w:i/>
      <w:iCs/>
      <w:color w:val="272727" w:themeColor="text1" w:themeTint="D8"/>
      <w:kern w:val="24"/>
      <w14:ligatures w14:val="historicalDiscretional"/>
      <w14:numForm w14:val="oldStyle"/>
      <w14:numSpacing w14:val="tabular"/>
      <w14:cntxtAlts/>
    </w:rPr>
  </w:style>
  <w:style w:type="character" w:customStyle="1" w:styleId="Heading9Char">
    <w:name w:val="Heading 9 Char"/>
    <w:basedOn w:val="DefaultParagraphFont"/>
    <w:link w:val="Heading9"/>
    <w:uiPriority w:val="9"/>
    <w:semiHidden/>
    <w:rsid w:val="00103D56"/>
    <w:rPr>
      <w:rFonts w:eastAsiaTheme="majorEastAsia" w:cstheme="majorBidi"/>
      <w:color w:val="272727" w:themeColor="text1" w:themeTint="D8"/>
      <w:kern w:val="24"/>
      <w14:ligatures w14:val="historicalDiscretional"/>
      <w14:numForm w14:val="oldStyle"/>
      <w14:numSpacing w14:val="tabular"/>
      <w14:cntxtAlts/>
    </w:rPr>
  </w:style>
  <w:style w:type="paragraph" w:styleId="Title">
    <w:name w:val="Title"/>
    <w:basedOn w:val="Normal"/>
    <w:next w:val="Normal"/>
    <w:link w:val="TitleChar"/>
    <w:uiPriority w:val="10"/>
    <w:qFormat/>
    <w:rsid w:val="00103D5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03D56"/>
    <w:rPr>
      <w:rFonts w:asciiTheme="majorHAnsi" w:eastAsiaTheme="majorEastAsia" w:hAnsiTheme="majorHAnsi" w:cstheme="majorBidi"/>
      <w:spacing w:val="-10"/>
      <w:kern w:val="28"/>
      <w:sz w:val="56"/>
      <w:szCs w:val="56"/>
      <w14:ligatures w14:val="historicalDiscretional"/>
      <w14:numForm w14:val="oldStyle"/>
      <w14:numSpacing w14:val="tabular"/>
      <w14:cntxtAlts/>
    </w:rPr>
  </w:style>
  <w:style w:type="paragraph" w:styleId="Subtitle">
    <w:name w:val="Subtitle"/>
    <w:basedOn w:val="Normal"/>
    <w:next w:val="Normal"/>
    <w:link w:val="SubtitleChar"/>
    <w:uiPriority w:val="11"/>
    <w:qFormat/>
    <w:rsid w:val="00103D5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D56"/>
    <w:rPr>
      <w:rFonts w:eastAsiaTheme="majorEastAsia" w:cstheme="majorBidi"/>
      <w:color w:val="595959" w:themeColor="text1" w:themeTint="A6"/>
      <w:spacing w:val="15"/>
      <w:kern w:val="24"/>
      <w:sz w:val="28"/>
      <w:szCs w:val="28"/>
      <w14:ligatures w14:val="historicalDiscretional"/>
      <w14:numForm w14:val="oldStyle"/>
      <w14:numSpacing w14:val="tabular"/>
      <w14:cntxtAlts/>
    </w:rPr>
  </w:style>
  <w:style w:type="paragraph" w:styleId="Quote">
    <w:name w:val="Quote"/>
    <w:basedOn w:val="Normal"/>
    <w:next w:val="Normal"/>
    <w:link w:val="QuoteChar"/>
    <w:uiPriority w:val="29"/>
    <w:qFormat/>
    <w:rsid w:val="00103D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3D56"/>
    <w:rPr>
      <w:rFonts w:ascii="Georgia" w:hAnsi="Georgia" w:cs="Times New Roman"/>
      <w:i/>
      <w:iCs/>
      <w:color w:val="404040" w:themeColor="text1" w:themeTint="BF"/>
      <w:kern w:val="24"/>
      <w14:ligatures w14:val="historicalDiscretional"/>
      <w14:numForm w14:val="oldStyle"/>
      <w14:numSpacing w14:val="tabular"/>
      <w14:cntxtAlts/>
    </w:rPr>
  </w:style>
  <w:style w:type="paragraph" w:styleId="ListParagraph">
    <w:name w:val="List Paragraph"/>
    <w:basedOn w:val="Normal"/>
    <w:uiPriority w:val="34"/>
    <w:qFormat/>
    <w:rsid w:val="00103D56"/>
    <w:pPr>
      <w:ind w:left="720"/>
      <w:contextualSpacing/>
    </w:pPr>
  </w:style>
  <w:style w:type="character" w:styleId="IntenseEmphasis">
    <w:name w:val="Intense Emphasis"/>
    <w:basedOn w:val="DefaultParagraphFont"/>
    <w:uiPriority w:val="21"/>
    <w:qFormat/>
    <w:rsid w:val="00103D56"/>
    <w:rPr>
      <w:i/>
      <w:iCs/>
      <w:color w:val="0F4761" w:themeColor="accent1" w:themeShade="BF"/>
    </w:rPr>
  </w:style>
  <w:style w:type="paragraph" w:styleId="IntenseQuote">
    <w:name w:val="Intense Quote"/>
    <w:basedOn w:val="Normal"/>
    <w:next w:val="Normal"/>
    <w:link w:val="IntenseQuoteChar"/>
    <w:uiPriority w:val="30"/>
    <w:qFormat/>
    <w:rsid w:val="00103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D56"/>
    <w:rPr>
      <w:rFonts w:ascii="Georgia" w:hAnsi="Georgia" w:cs="Times New Roman"/>
      <w:i/>
      <w:iCs/>
      <w:color w:val="0F4761" w:themeColor="accent1" w:themeShade="BF"/>
      <w:kern w:val="24"/>
      <w14:ligatures w14:val="historicalDiscretional"/>
      <w14:numForm w14:val="oldStyle"/>
      <w14:numSpacing w14:val="tabular"/>
      <w14:cntxtAlts/>
    </w:rPr>
  </w:style>
  <w:style w:type="character" w:styleId="IntenseReference">
    <w:name w:val="Intense Reference"/>
    <w:basedOn w:val="DefaultParagraphFont"/>
    <w:uiPriority w:val="32"/>
    <w:qFormat/>
    <w:rsid w:val="00103D56"/>
    <w:rPr>
      <w:b/>
      <w:bCs/>
      <w:smallCaps/>
      <w:color w:val="0F4761" w:themeColor="accent1" w:themeShade="BF"/>
      <w:spacing w:val="5"/>
    </w:rPr>
  </w:style>
  <w:style w:type="paragraph" w:styleId="Revision">
    <w:name w:val="Revision"/>
    <w:hidden/>
    <w:uiPriority w:val="99"/>
    <w:semiHidden/>
    <w:rsid w:val="00103D56"/>
    <w:rPr>
      <w:rFonts w:ascii="Georgia" w:hAnsi="Georgia" w:cs="Times New Roman"/>
      <w:color w:val="262626" w:themeColor="text1" w:themeTint="D9"/>
      <w:kern w:val="24"/>
      <w14:ligatures w14:val="historicalDiscretional"/>
      <w14:numForm w14:val="oldStyle"/>
      <w14:numSpacing w14:val="tabular"/>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Romero</dc:creator>
  <cp:keywords/>
  <dc:description/>
  <cp:lastModifiedBy>Sarah Romero</cp:lastModifiedBy>
  <cp:revision>2</cp:revision>
  <dcterms:created xsi:type="dcterms:W3CDTF">2024-11-13T14:26:00Z</dcterms:created>
  <dcterms:modified xsi:type="dcterms:W3CDTF">2024-11-13T14:26:00Z</dcterms:modified>
</cp:coreProperties>
</file>