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B78EC2" w14:textId="5F4298C5" w:rsidR="00324AD9" w:rsidRPr="00324AD9" w:rsidRDefault="00324AD9" w:rsidP="00324AD9">
      <w:pPr>
        <w:pStyle w:val="BodyText"/>
      </w:pPr>
      <w:r w:rsidRPr="00324AD9">
        <w:rPr>
          <w:b/>
          <w:bCs/>
        </w:rPr>
        <w:t>Bye-</w:t>
      </w:r>
      <w:r>
        <w:rPr>
          <w:b/>
          <w:bCs/>
        </w:rPr>
        <w:t>bye,</w:t>
      </w:r>
      <w:r w:rsidRPr="00324AD9">
        <w:rPr>
          <w:b/>
          <w:bCs/>
        </w:rPr>
        <w:t xml:space="preserve"> Impostor Syndrome! Embracing Your Authentic Strengths</w:t>
      </w:r>
    </w:p>
    <w:p w14:paraId="77EC7367" w14:textId="77777777" w:rsidR="00324AD9" w:rsidRPr="00324AD9" w:rsidRDefault="00324AD9" w:rsidP="00324AD9">
      <w:pPr>
        <w:pStyle w:val="BodyText"/>
      </w:pPr>
    </w:p>
    <w:p w14:paraId="66AEF840" w14:textId="0A54C915" w:rsidR="002952FE" w:rsidRDefault="00A474C6" w:rsidP="00D86105">
      <w:pPr>
        <w:pStyle w:val="BodyText"/>
      </w:pPr>
      <w:r>
        <w:t>Think of it like this: i</w:t>
      </w:r>
      <w:r w:rsidRPr="00D86105">
        <w:t xml:space="preserve">mposter </w:t>
      </w:r>
      <w:r w:rsidR="00D86105" w:rsidRPr="00D86105">
        <w:t xml:space="preserve">syndrome is your mind’s way of saying </w:t>
      </w:r>
      <w:r w:rsidR="0036236D" w:rsidRPr="00D86105">
        <w:t>you are</w:t>
      </w:r>
      <w:r w:rsidR="00D86105" w:rsidRPr="00D86105">
        <w:t xml:space="preserve"> </w:t>
      </w:r>
      <w:r w:rsidR="000A4368">
        <w:t>leveling</w:t>
      </w:r>
      <w:r w:rsidR="00D86105">
        <w:t xml:space="preserve"> up, becoming</w:t>
      </w:r>
      <w:r w:rsidR="00D86105" w:rsidRPr="00D86105">
        <w:t xml:space="preserve"> something </w:t>
      </w:r>
      <w:r w:rsidR="000A4368">
        <w:t>more significant, and growing</w:t>
      </w:r>
      <w:r w:rsidR="00D86105" w:rsidRPr="00D86105">
        <w:t>—acknowledg</w:t>
      </w:r>
      <w:r w:rsidR="00D86105">
        <w:t>ing</w:t>
      </w:r>
      <w:r w:rsidR="00D86105" w:rsidRPr="00D86105">
        <w:t xml:space="preserve"> </w:t>
      </w:r>
      <w:r w:rsidR="00FE21E4">
        <w:t xml:space="preserve">this </w:t>
      </w:r>
      <w:r w:rsidR="00D86105">
        <w:t xml:space="preserve">fact is the first step to bidding your </w:t>
      </w:r>
      <w:r w:rsidR="0046080D">
        <w:t xml:space="preserve">impudent </w:t>
      </w:r>
      <w:r w:rsidR="00D86105">
        <w:t>self-doubt a</w:t>
      </w:r>
      <w:r w:rsidR="0046080D">
        <w:t xml:space="preserve"> final</w:t>
      </w:r>
      <w:r w:rsidR="00D86105">
        <w:t xml:space="preserve"> </w:t>
      </w:r>
      <w:bookmarkStart w:id="0" w:name="_Hlk183971536"/>
      <w:r w:rsidR="00D86105">
        <w:t>fair thee well</w:t>
      </w:r>
      <w:bookmarkEnd w:id="0"/>
      <w:r w:rsidR="000A4368">
        <w:t xml:space="preserve">, an </w:t>
      </w:r>
      <w:r w:rsidR="000A4368" w:rsidRPr="000A4368">
        <w:rPr>
          <w:lang w:val="fr-FR"/>
        </w:rPr>
        <w:t>au revoir</w:t>
      </w:r>
      <w:r w:rsidR="00D86105">
        <w:t>, a grateful</w:t>
      </w:r>
      <w:r w:rsidR="000A4368">
        <w:t xml:space="preserve"> and forever</w:t>
      </w:r>
      <w:r w:rsidR="00D86105">
        <w:t xml:space="preserve"> bye-bye</w:t>
      </w:r>
      <w:r w:rsidR="005B4C9E">
        <w:t>.</w:t>
      </w:r>
      <w:r w:rsidR="00D86105">
        <w:t xml:space="preserve"> </w:t>
      </w:r>
    </w:p>
    <w:p w14:paraId="0883F49D" w14:textId="37CE0B9F" w:rsidR="00A71A7F" w:rsidRDefault="00055E98" w:rsidP="00D86105">
      <w:pPr>
        <w:pStyle w:val="BodyText"/>
      </w:pPr>
      <w:r>
        <w:t>Yes, it is c</w:t>
      </w:r>
      <w:r w:rsidRPr="00324AD9">
        <w:t xml:space="preserve">hronic self-doubt and </w:t>
      </w:r>
      <w:r w:rsidR="002952FE">
        <w:t>a</w:t>
      </w:r>
      <w:r w:rsidR="002952FE" w:rsidRPr="00324AD9">
        <w:t xml:space="preserve"> </w:t>
      </w:r>
      <w:r w:rsidRPr="00324AD9">
        <w:t>fear of being “found out” as a fraud despite evident success and accomplishments.</w:t>
      </w:r>
      <w:r w:rsidR="00D92BAE">
        <w:t xml:space="preserve"> </w:t>
      </w:r>
      <w:r w:rsidR="00FE21E4">
        <w:t>However, i</w:t>
      </w:r>
      <w:r w:rsidR="00D92BAE">
        <w:t>t is also an invitation</w:t>
      </w:r>
      <w:r w:rsidR="00FE21E4">
        <w:t>—a</w:t>
      </w:r>
      <w:r w:rsidR="002952FE">
        <w:t xml:space="preserve"> t</w:t>
      </w:r>
      <w:r w:rsidR="005B4C9E">
        <w:t>hreshold</w:t>
      </w:r>
      <w:r w:rsidR="00D92BAE">
        <w:t xml:space="preserve"> of sorts</w:t>
      </w:r>
      <w:r w:rsidR="00B15A45">
        <w:t xml:space="preserve"> </w:t>
      </w:r>
      <w:r w:rsidR="00D92BAE">
        <w:t>that</w:t>
      </w:r>
      <w:r w:rsidR="002952FE">
        <w:t>, once crossed,</w:t>
      </w:r>
      <w:r w:rsidR="005B4C9E">
        <w:t xml:space="preserve"> </w:t>
      </w:r>
      <w:r w:rsidR="002952FE">
        <w:t>reveals</w:t>
      </w:r>
      <w:r>
        <w:t xml:space="preserve"> endless possibilities</w:t>
      </w:r>
      <w:r w:rsidR="00B15A45">
        <w:t xml:space="preserve"> </w:t>
      </w:r>
      <w:r w:rsidR="005B4C9E">
        <w:t>and invites you to discover</w:t>
      </w:r>
      <w:r>
        <w:t xml:space="preserve"> </w:t>
      </w:r>
      <w:r w:rsidR="00A474C6">
        <w:t xml:space="preserve">what </w:t>
      </w:r>
      <w:proofErr w:type="spellStart"/>
      <w:r>
        <w:t>Krishnamurti</w:t>
      </w:r>
      <w:proofErr w:type="spellEnd"/>
      <w:r>
        <w:t xml:space="preserve"> call</w:t>
      </w:r>
      <w:r w:rsidR="00C12BF1">
        <w:t>ed</w:t>
      </w:r>
      <w:r w:rsidR="00811C9F">
        <w:t xml:space="preserve"> </w:t>
      </w:r>
      <w:r>
        <w:t>The Book of You.</w:t>
      </w:r>
      <w:r w:rsidR="00214CC2">
        <w:t xml:space="preserve"> </w:t>
      </w:r>
    </w:p>
    <w:p w14:paraId="35D69174" w14:textId="7CD53DF1" w:rsidR="00A71A7F" w:rsidRDefault="00A71A7F" w:rsidP="00A71A7F">
      <w:pPr>
        <w:pStyle w:val="BodyText"/>
      </w:pPr>
      <w:r>
        <w:t>Often</w:t>
      </w:r>
      <w:r w:rsidRPr="00324AD9">
        <w:t xml:space="preserve"> described as </w:t>
      </w:r>
      <w:r>
        <w:t xml:space="preserve">a syndrome or </w:t>
      </w:r>
      <w:r w:rsidRPr="00324AD9">
        <w:t xml:space="preserve">a psychological pattern rather than a formal diagnosis, its pervasive and persistent nature </w:t>
      </w:r>
      <w:r>
        <w:t>is rooted</w:t>
      </w:r>
      <w:r w:rsidRPr="00324AD9">
        <w:t xml:space="preserve"> in perfectionism, cultural expectations, and systemic biases</w:t>
      </w:r>
      <w:r>
        <w:t>.</w:t>
      </w:r>
    </w:p>
    <w:p w14:paraId="3F1C8FD1" w14:textId="77777777" w:rsidR="0046080D" w:rsidRDefault="00A71A7F" w:rsidP="00802771">
      <w:pPr>
        <w:pStyle w:val="BodyText"/>
        <w:rPr>
          <w:ins w:id="1" w:author="Sarah Romero" w:date="2024-12-02T13:22:00Z" w16du:dateUtc="2024-12-02T19:22:00Z"/>
        </w:rPr>
      </w:pPr>
      <w:r w:rsidRPr="00324AD9">
        <w:t xml:space="preserve">In individualistic cultures, where personal achievement is highly valued, the pressure to excel often amplifies these feelings. Meanwhile, in collectivist societies, impostor syndrome may </w:t>
      </w:r>
      <w:bookmarkStart w:id="2" w:name="_Int_SwAwtpXb"/>
      <w:r w:rsidRPr="00324AD9">
        <w:t>be linked</w:t>
      </w:r>
      <w:bookmarkEnd w:id="2"/>
      <w:r w:rsidRPr="00324AD9">
        <w:t xml:space="preserve"> to fears of not meeting communal expectations. </w:t>
      </w:r>
    </w:p>
    <w:p w14:paraId="6733B8DC" w14:textId="50DCBBC7" w:rsidR="00A71A7F" w:rsidRDefault="00A71A7F" w:rsidP="00802771">
      <w:pPr>
        <w:pStyle w:val="BodyText"/>
      </w:pPr>
      <w:r>
        <w:t>Women</w:t>
      </w:r>
      <w:r w:rsidRPr="00324AD9">
        <w:t xml:space="preserve">, particularly those navigating male-dominated professions, report impostor syndrome more frequently, often feeling they must overperform to be taken seriously. However, men </w:t>
      </w:r>
      <w:r>
        <w:t>usually experience it</w:t>
      </w:r>
      <w:r w:rsidRPr="00324AD9">
        <w:t xml:space="preserve"> in silence due to societal expectations of </w:t>
      </w:r>
      <w:r w:rsidR="00E51BC4">
        <w:t xml:space="preserve">projecting </w:t>
      </w:r>
      <w:r w:rsidRPr="00324AD9">
        <w:t>confidence and competence. In both cases, impostor syndrome erodes confidence</w:t>
      </w:r>
      <w:r>
        <w:t>,</w:t>
      </w:r>
      <w:r w:rsidRPr="00324AD9">
        <w:t xml:space="preserve"> dims the joy of</w:t>
      </w:r>
      <w:r>
        <w:t xml:space="preserve"> one’s</w:t>
      </w:r>
      <w:r w:rsidRPr="00324AD9">
        <w:t xml:space="preserve"> achievements</w:t>
      </w:r>
      <w:r>
        <w:t xml:space="preserve">, and thieves from </w:t>
      </w:r>
      <w:r w:rsidR="007D304A">
        <w:t xml:space="preserve">one </w:t>
      </w:r>
      <w:r>
        <w:t>a happier life.</w:t>
      </w:r>
    </w:p>
    <w:p w14:paraId="51A41F23" w14:textId="645807BE" w:rsidR="00802771" w:rsidRPr="00802771" w:rsidRDefault="00D86105" w:rsidP="00802771">
      <w:pPr>
        <w:pStyle w:val="BodyText"/>
      </w:pPr>
      <w:r>
        <w:t>So, r</w:t>
      </w:r>
      <w:r w:rsidR="00802771" w:rsidRPr="00802771">
        <w:t>efram</w:t>
      </w:r>
      <w:r w:rsidR="00E51BC4">
        <w:t>ing</w:t>
      </w:r>
      <w:r w:rsidR="00802771" w:rsidRPr="00802771">
        <w:t xml:space="preserve"> it as evidence that </w:t>
      </w:r>
      <w:r w:rsidR="000551BD" w:rsidRPr="00802771">
        <w:t>you are</w:t>
      </w:r>
      <w:r w:rsidR="00802771" w:rsidRPr="00802771">
        <w:t xml:space="preserve"> operating at the edge of your growth, where true mastery begins</w:t>
      </w:r>
      <w:r w:rsidR="00FE21E4">
        <w:t xml:space="preserve"> and </w:t>
      </w:r>
      <w:r w:rsidR="00995DBE">
        <w:t xml:space="preserve">where </w:t>
      </w:r>
      <w:r w:rsidR="00072D40">
        <w:t>your authentic self awaits</w:t>
      </w:r>
      <w:r w:rsidR="00E51BC4">
        <w:t>, is the pathway to a rewarding, happier, and fuller life.</w:t>
      </w:r>
    </w:p>
    <w:p w14:paraId="342C0724" w14:textId="0D5E1E0A" w:rsidR="00072D40" w:rsidRDefault="005E19AB" w:rsidP="00324AD9">
      <w:pPr>
        <w:pStyle w:val="BodyText"/>
      </w:pPr>
      <w:r>
        <w:rPr>
          <w:b/>
          <w:bCs/>
        </w:rPr>
        <w:t>Know Thy</w:t>
      </w:r>
      <w:r w:rsidR="00BC399E">
        <w:rPr>
          <w:b/>
          <w:bCs/>
        </w:rPr>
        <w:t>self</w:t>
      </w:r>
    </w:p>
    <w:p w14:paraId="27A393D6" w14:textId="1B4D4B45" w:rsidR="00BC399E" w:rsidRDefault="00BC399E" w:rsidP="00324AD9">
      <w:pPr>
        <w:pStyle w:val="BodyText"/>
      </w:pPr>
      <w:r>
        <w:t>As is often the case</w:t>
      </w:r>
      <w:r w:rsidR="00995DBE">
        <w:t>,</w:t>
      </w:r>
      <w:r>
        <w:t xml:space="preserve"> we look to </w:t>
      </w:r>
      <w:r w:rsidR="00A71A7F">
        <w:t xml:space="preserve">history </w:t>
      </w:r>
      <w:r w:rsidR="007D304A">
        <w:t xml:space="preserve">and mythology </w:t>
      </w:r>
      <w:r w:rsidR="00A71A7F">
        <w:t xml:space="preserve">for guidance in navigating our contemporary milieu. </w:t>
      </w:r>
      <w:r w:rsidR="001D4764">
        <w:t xml:space="preserve">The aphorism "Know Thyself" </w:t>
      </w:r>
      <w:r w:rsidR="009F4E84">
        <w:t xml:space="preserve">was </w:t>
      </w:r>
      <w:r w:rsidR="001D4764">
        <w:t>i</w:t>
      </w:r>
      <w:r w:rsidR="00F922A2" w:rsidRPr="00F922A2">
        <w:t>nscribed on the</w:t>
      </w:r>
      <w:r w:rsidR="00F922A2">
        <w:t xml:space="preserve"> Greek</w:t>
      </w:r>
      <w:r w:rsidR="00F922A2" w:rsidRPr="00F922A2">
        <w:t xml:space="preserve"> Temple of Apollo at Delphi</w:t>
      </w:r>
      <w:r w:rsidR="00F922A2">
        <w:t xml:space="preserve"> and attributed to </w:t>
      </w:r>
      <w:r w:rsidR="00F922A2" w:rsidRPr="00F922A2">
        <w:t>Pythia, a priestess who served as the medium for Apollo’s divine wisdom</w:t>
      </w:r>
      <w:r w:rsidR="001D4764">
        <w:t>. It</w:t>
      </w:r>
      <w:r w:rsidR="00F922A2">
        <w:t xml:space="preserve"> is </w:t>
      </w:r>
      <w:r w:rsidR="001D4764">
        <w:t>a</w:t>
      </w:r>
      <w:r w:rsidR="007D304A">
        <w:t xml:space="preserve">n excellent place to start </w:t>
      </w:r>
      <w:r w:rsidR="009F4E84">
        <w:t>when confronting</w:t>
      </w:r>
      <w:r w:rsidR="007D304A">
        <w:t xml:space="preserve"> many of life’s challenges, not the least of which is impostor syndrome.</w:t>
      </w:r>
    </w:p>
    <w:p w14:paraId="1336A80D" w14:textId="353AFE82" w:rsidR="00324AD9" w:rsidRPr="00324AD9" w:rsidRDefault="007D304A" w:rsidP="00324AD9">
      <w:pPr>
        <w:pStyle w:val="BodyText"/>
      </w:pPr>
      <w:r>
        <w:t xml:space="preserve">To know </w:t>
      </w:r>
      <w:r w:rsidR="001D4764">
        <w:t>one</w:t>
      </w:r>
      <w:r>
        <w:t>self is to be one’s authentic self</w:t>
      </w:r>
      <w:r w:rsidR="001D4764">
        <w:t>—the version of yourself</w:t>
      </w:r>
      <w:r w:rsidR="00324AD9" w:rsidRPr="00324AD9">
        <w:t xml:space="preserve"> that aligns with your core values, beliefs, and passions, untainted by external validation or societal expectations. Living authentically is not passive but an active process of self-discovery, self-acceptance, and courage.</w:t>
      </w:r>
    </w:p>
    <w:p w14:paraId="32D9C4FA" w14:textId="30F39147" w:rsidR="00324AD9" w:rsidRPr="00324AD9" w:rsidRDefault="00324AD9" w:rsidP="00324AD9">
      <w:pPr>
        <w:pStyle w:val="BodyText"/>
      </w:pPr>
      <w:r w:rsidRPr="00324AD9">
        <w:t>To live authentically</w:t>
      </w:r>
      <w:r w:rsidR="001D4764">
        <w:t>, you must</w:t>
      </w:r>
      <w:r w:rsidR="00EB2EBE">
        <w:t xml:space="preserve"> </w:t>
      </w:r>
      <w:r w:rsidRPr="00324AD9">
        <w:t xml:space="preserve">shed </w:t>
      </w:r>
      <w:r w:rsidR="00EB2EBE">
        <w:t xml:space="preserve">the </w:t>
      </w:r>
      <w:r w:rsidR="004B620C">
        <w:t>mask</w:t>
      </w:r>
      <w:r w:rsidR="00EB2EBE">
        <w:t xml:space="preserve">s you wear imposed by society’s roles and </w:t>
      </w:r>
      <w:r w:rsidR="001D4764">
        <w:t>others' expectations. This</w:t>
      </w:r>
      <w:r w:rsidR="00EB2EBE" w:rsidRPr="00324AD9">
        <w:t xml:space="preserve"> requires vulnerability, the courage to embrace imperfections, and a willingness to disappoint </w:t>
      </w:r>
      <w:r w:rsidR="009F4E84">
        <w:t>others</w:t>
      </w:r>
      <w:r w:rsidR="00EB2EBE" w:rsidRPr="00324AD9">
        <w:t>.</w:t>
      </w:r>
      <w:r w:rsidR="00EB2EBE">
        <w:t xml:space="preserve"> The </w:t>
      </w:r>
      <w:r w:rsidRPr="00324AD9">
        <w:t xml:space="preserve">work involves reflecting on questions like: </w:t>
      </w:r>
      <w:r w:rsidRPr="00324AD9">
        <w:rPr>
          <w:i/>
          <w:iCs/>
        </w:rPr>
        <w:t>What truly matters to me? What are my core values? What brings me joy or fulfillment?</w:t>
      </w:r>
      <w:r w:rsidRPr="00324AD9">
        <w:t xml:space="preserve"> </w:t>
      </w:r>
    </w:p>
    <w:p w14:paraId="676684E2" w14:textId="77777777" w:rsidR="00324AD9" w:rsidRPr="00324AD9" w:rsidRDefault="00324AD9" w:rsidP="00324AD9">
      <w:pPr>
        <w:pStyle w:val="BodyText"/>
      </w:pPr>
    </w:p>
    <w:p w14:paraId="6304B8AD" w14:textId="5A893772" w:rsidR="00324AD9" w:rsidRPr="00324AD9" w:rsidRDefault="009F4E84" w:rsidP="00324AD9">
      <w:pPr>
        <w:pStyle w:val="BodyText"/>
      </w:pPr>
      <w:r>
        <w:lastRenderedPageBreak/>
        <w:t>Answering these questions honestly can</w:t>
      </w:r>
      <w:r w:rsidR="00324AD9" w:rsidRPr="00324AD9">
        <w:t xml:space="preserve"> transform </w:t>
      </w:r>
      <w:r w:rsidR="004B620C">
        <w:t>your inner life and</w:t>
      </w:r>
      <w:r w:rsidR="00324AD9" w:rsidRPr="00324AD9">
        <w:t xml:space="preserve"> how you engage with the world. The constant strain of pretending dissolves, replaced by clarity and a sense of freedom. </w:t>
      </w:r>
      <w:r w:rsidR="004B620C">
        <w:t>Authenticity breeds trust and deeper relationships, equipping you</w:t>
      </w:r>
      <w:r w:rsidR="00324AD9" w:rsidRPr="00324AD9">
        <w:t xml:space="preserve"> to connect meaningfully with others. Professionally, aligning your actions with your values and strengths leads to greater fulfillment, innovation, and resilience in </w:t>
      </w:r>
      <w:r w:rsidR="004B620C">
        <w:t>facing</w:t>
      </w:r>
      <w:r w:rsidR="00324AD9" w:rsidRPr="00324AD9">
        <w:t xml:space="preserve"> challenges.</w:t>
      </w:r>
    </w:p>
    <w:p w14:paraId="472DB83D" w14:textId="77777777" w:rsidR="00324AD9" w:rsidRPr="00324AD9" w:rsidRDefault="00324AD9" w:rsidP="00324AD9">
      <w:pPr>
        <w:pStyle w:val="BodyText"/>
      </w:pPr>
    </w:p>
    <w:p w14:paraId="4001CB82" w14:textId="684EFA34" w:rsidR="00324AD9" w:rsidRPr="00324AD9" w:rsidRDefault="00324AD9" w:rsidP="00324AD9">
      <w:pPr>
        <w:pStyle w:val="BodyText"/>
      </w:pPr>
      <w:r w:rsidRPr="00324AD9">
        <w:rPr>
          <w:b/>
          <w:bCs/>
        </w:rPr>
        <w:t>Anchors of the Self</w:t>
      </w:r>
    </w:p>
    <w:p w14:paraId="19AA8D37" w14:textId="1FD985E9" w:rsidR="00324AD9" w:rsidRPr="00324AD9" w:rsidRDefault="00324AD9" w:rsidP="00324AD9">
      <w:pPr>
        <w:pStyle w:val="BodyText"/>
      </w:pPr>
      <w:r w:rsidRPr="00324AD9">
        <w:t xml:space="preserve">Recognizing and embracing your strengths is a vital part of this journey. </w:t>
      </w:r>
      <w:r w:rsidR="004B620C">
        <w:t>I</w:t>
      </w:r>
      <w:r w:rsidRPr="00324AD9">
        <w:t xml:space="preserve">n this context, </w:t>
      </w:r>
      <w:r w:rsidR="004B620C">
        <w:t xml:space="preserve">strengths </w:t>
      </w:r>
      <w:r w:rsidRPr="00324AD9">
        <w:t>refer to the qualities and abilities that make you uniquely you—your creativity, empathy, analytical skills, or ability to inspire others. Identifying these strengths often requires self-reflection or feedback from those you trust. Consider moments when you’ve felt “in the zone” or received genuine praise. What were you doing? What aspects of your personality or abilities shone through?</w:t>
      </w:r>
    </w:p>
    <w:p w14:paraId="544A7C1A" w14:textId="2AE14FEB" w:rsidR="00324AD9" w:rsidRPr="00324AD9" w:rsidRDefault="00324AD9" w:rsidP="00324AD9">
      <w:pPr>
        <w:pStyle w:val="BodyText"/>
      </w:pPr>
      <w:r w:rsidRPr="00324AD9">
        <w:t xml:space="preserve">Once identified, </w:t>
      </w:r>
      <w:r w:rsidR="001D4764">
        <w:t xml:space="preserve">these </w:t>
      </w:r>
      <w:r w:rsidRPr="00324AD9">
        <w:t xml:space="preserve">strengths must be nurtured. This can be as simple as finding opportunities to use them in your work or personal life. For instance, if your strength lies in problem-solving, volunteer for roles that allow you to tackle challenges. Building upon </w:t>
      </w:r>
      <w:r w:rsidR="00E3396D">
        <w:t xml:space="preserve">your </w:t>
      </w:r>
      <w:r w:rsidRPr="00324AD9">
        <w:t xml:space="preserve">strengths also requires self-compassion. Rather than fixating on weaknesses, </w:t>
      </w:r>
      <w:r w:rsidR="004B620C">
        <w:t>you focus</w:t>
      </w:r>
      <w:r w:rsidRPr="00324AD9">
        <w:t xml:space="preserve"> on what you do well</w:t>
      </w:r>
      <w:r w:rsidR="004B620C">
        <w:t>, which</w:t>
      </w:r>
      <w:r w:rsidRPr="00324AD9">
        <w:t xml:space="preserve"> fosters growth and confidence. This shift in perspective transforms self-doubt into self-empowerment.</w:t>
      </w:r>
    </w:p>
    <w:p w14:paraId="4887D89F" w14:textId="77777777" w:rsidR="00324AD9" w:rsidRPr="00324AD9" w:rsidRDefault="00324AD9" w:rsidP="00324AD9">
      <w:pPr>
        <w:pStyle w:val="BodyText"/>
      </w:pPr>
      <w:r w:rsidRPr="00324AD9">
        <w:t>When you fully embrace your strengths, impostor syndrome begins to lose its grip. It’s hard to feel like a fraud when you understand and own the unique qualities you bring to the table. Moreover, cultivating a strong sense of self lays a foundation for personal and professional success, as decisions are guided by what truly resonates with you, not by fear or external pressures.</w:t>
      </w:r>
    </w:p>
    <w:p w14:paraId="1E8E2A2C" w14:textId="77777777" w:rsidR="00324AD9" w:rsidRPr="00324AD9" w:rsidRDefault="00324AD9" w:rsidP="00324AD9">
      <w:pPr>
        <w:pStyle w:val="BodyText"/>
      </w:pPr>
    </w:p>
    <w:p w14:paraId="1BE0001F" w14:textId="63029074" w:rsidR="00324AD9" w:rsidRPr="00324AD9" w:rsidRDefault="00324AD9" w:rsidP="00324AD9">
      <w:pPr>
        <w:pStyle w:val="BodyText"/>
      </w:pPr>
      <w:r w:rsidRPr="00324AD9">
        <w:rPr>
          <w:b/>
          <w:bCs/>
        </w:rPr>
        <w:t>The Ripple Effect of Authentic Living</w:t>
      </w:r>
    </w:p>
    <w:p w14:paraId="481548EF" w14:textId="7CA64CE5" w:rsidR="00324AD9" w:rsidRPr="00324AD9" w:rsidRDefault="00324AD9" w:rsidP="00324AD9">
      <w:pPr>
        <w:pStyle w:val="BodyText"/>
      </w:pPr>
      <w:r w:rsidRPr="00324AD9">
        <w:t>The implications of overcoming impostor syndrome and living authentically extend far beyond the individual. In workplaces, authentic individuals inspire innovation, collaboration, and trust. They create environments where others feel safe to express their ideas and unique perspectives. On a community level, authenticity fosters inclusivity and breaks down barriers built on pretense and insecurity.</w:t>
      </w:r>
    </w:p>
    <w:p w14:paraId="3B359DB5" w14:textId="12E0DA37" w:rsidR="00324AD9" w:rsidRPr="00324AD9" w:rsidRDefault="004B620C" w:rsidP="00324AD9">
      <w:pPr>
        <w:pStyle w:val="BodyText"/>
      </w:pPr>
      <w:r>
        <w:t>A</w:t>
      </w:r>
      <w:r w:rsidR="00324AD9" w:rsidRPr="00324AD9">
        <w:t xml:space="preserve"> shift toward authenticity can have transformative effects</w:t>
      </w:r>
      <w:r>
        <w:t xml:space="preserve"> globally</w:t>
      </w:r>
      <w:r w:rsidR="00324AD9" w:rsidRPr="00324AD9">
        <w:t xml:space="preserve">. Imagine a world where people no longer need to compete for worthiness or validation. Instead, they build connections based on mutual respect and shared humanity. This collective authenticity could address some of the world’s biggest challenges by harnessing </w:t>
      </w:r>
      <w:r>
        <w:t>individuals' diverse strength</w:t>
      </w:r>
      <w:r w:rsidR="00324AD9" w:rsidRPr="00324AD9">
        <w:t>s to create solutions grounded in compassion and creativity.</w:t>
      </w:r>
    </w:p>
    <w:p w14:paraId="12EFFD5A" w14:textId="5A6D2F90" w:rsidR="00324AD9" w:rsidRPr="00324AD9" w:rsidRDefault="00324AD9" w:rsidP="00324AD9">
      <w:pPr>
        <w:pStyle w:val="BodyText"/>
      </w:pPr>
      <w:r w:rsidRPr="00324AD9">
        <w:t xml:space="preserve">For the individual, vanquishing impostor syndrome and embracing authenticity unlocks the door to a happier, more prosperous, and fulfilled life. It allows you to </w:t>
      </w:r>
      <w:r w:rsidR="004B620C">
        <w:t>approach each day confidently</w:t>
      </w:r>
      <w:r w:rsidRPr="00324AD9">
        <w:t>, knowing you are enough as you are. It also creates a ripple effect, inspiring those around you to do the same.</w:t>
      </w:r>
    </w:p>
    <w:p w14:paraId="134E1A61" w14:textId="77777777" w:rsidR="00324AD9" w:rsidRPr="00324AD9" w:rsidRDefault="00324AD9" w:rsidP="00324AD9">
      <w:pPr>
        <w:pStyle w:val="BodyText"/>
      </w:pPr>
    </w:p>
    <w:p w14:paraId="3656B0F6" w14:textId="0695641B" w:rsidR="00324AD9" w:rsidRDefault="00324AD9" w:rsidP="00324AD9">
      <w:pPr>
        <w:pStyle w:val="BodyText"/>
      </w:pPr>
      <w:r w:rsidRPr="00324AD9">
        <w:t xml:space="preserve">Saying goodbye to impostor syndrome is not a one-time event but a </w:t>
      </w:r>
      <w:r w:rsidR="001D4764">
        <w:t xml:space="preserve">life-long </w:t>
      </w:r>
      <w:r w:rsidRPr="00324AD9">
        <w:t xml:space="preserve">journey of self-discovery and growth. By embracing your authentic self and recognizing your unique strengths, you move closer to a life of purpose and fulfillment. The world needs more people who are </w:t>
      </w:r>
      <w:r w:rsidR="004B620C">
        <w:t>entire</w:t>
      </w:r>
      <w:r w:rsidRPr="00324AD9">
        <w:t xml:space="preserve">ly themselves—people who lead </w:t>
      </w:r>
      <w:r w:rsidR="004B620C">
        <w:t>authentically, contribute confidently</w:t>
      </w:r>
      <w:r w:rsidRPr="00324AD9">
        <w:t xml:space="preserve"> and inspire others to do the same. Living authentically is not only a gift to yourself but a gift to </w:t>
      </w:r>
      <w:r w:rsidR="001D4764">
        <w:t>humanity</w:t>
      </w:r>
      <w:r w:rsidRPr="00324AD9">
        <w:t>.</w:t>
      </w:r>
    </w:p>
    <w:p w14:paraId="63C2AC1B" w14:textId="77777777" w:rsidR="00A71A7F" w:rsidRDefault="00A71A7F" w:rsidP="00324AD9">
      <w:pPr>
        <w:pStyle w:val="BodyText"/>
      </w:pPr>
    </w:p>
    <w:p w14:paraId="5574EDED" w14:textId="77777777" w:rsidR="002900EC" w:rsidRPr="002900EC" w:rsidRDefault="002900EC" w:rsidP="005B4C9E">
      <w:pPr>
        <w:pStyle w:val="BodyText"/>
      </w:pPr>
    </w:p>
    <w:sectPr w:rsidR="002900EC" w:rsidRPr="002900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alibri (Body)">
    <w:altName w:val="Calibri"/>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SwAwtpXb" int2:invalidationBookmarkName="" int2:hashCode="NlRItHDSz+j/1b" int2:id="fFBlZSQI">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AF48B5"/>
    <w:multiLevelType w:val="hybridMultilevel"/>
    <w:tmpl w:val="7C0E8452"/>
    <w:lvl w:ilvl="0" w:tplc="CB087660">
      <w:start w:val="1"/>
      <w:numFmt w:val="bullet"/>
      <w:lvlText w:val=""/>
      <w:lvlJc w:val="left"/>
      <w:pPr>
        <w:ind w:left="720" w:hanging="50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51847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rah Romero">
    <w15:presenceInfo w15:providerId="AD" w15:userId="S::sarah@sarahromero.design::c21c506b-dc75-4e37-84cf-28c7c04139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D56"/>
    <w:rsid w:val="0000139B"/>
    <w:rsid w:val="00005E87"/>
    <w:rsid w:val="00012F39"/>
    <w:rsid w:val="00022078"/>
    <w:rsid w:val="00033EF9"/>
    <w:rsid w:val="000551BD"/>
    <w:rsid w:val="00055E98"/>
    <w:rsid w:val="00057CC7"/>
    <w:rsid w:val="00060118"/>
    <w:rsid w:val="00072D40"/>
    <w:rsid w:val="0007762E"/>
    <w:rsid w:val="000817A0"/>
    <w:rsid w:val="000A4368"/>
    <w:rsid w:val="000A4532"/>
    <w:rsid w:val="000A6362"/>
    <w:rsid w:val="000B020F"/>
    <w:rsid w:val="000B0BED"/>
    <w:rsid w:val="000C2742"/>
    <w:rsid w:val="000C40E8"/>
    <w:rsid w:val="00103D56"/>
    <w:rsid w:val="00140362"/>
    <w:rsid w:val="00156684"/>
    <w:rsid w:val="00166AE7"/>
    <w:rsid w:val="00176F8D"/>
    <w:rsid w:val="00182D26"/>
    <w:rsid w:val="001B44E1"/>
    <w:rsid w:val="001C32E5"/>
    <w:rsid w:val="001D4764"/>
    <w:rsid w:val="001D4FC6"/>
    <w:rsid w:val="001D53D6"/>
    <w:rsid w:val="001E094A"/>
    <w:rsid w:val="001E4CFF"/>
    <w:rsid w:val="001E71E7"/>
    <w:rsid w:val="001E74B7"/>
    <w:rsid w:val="001F7F08"/>
    <w:rsid w:val="0020712E"/>
    <w:rsid w:val="00214CC2"/>
    <w:rsid w:val="00221AB7"/>
    <w:rsid w:val="00235E07"/>
    <w:rsid w:val="00237FF8"/>
    <w:rsid w:val="002734EC"/>
    <w:rsid w:val="00282900"/>
    <w:rsid w:val="002900EC"/>
    <w:rsid w:val="00293377"/>
    <w:rsid w:val="002952FE"/>
    <w:rsid w:val="002B7F85"/>
    <w:rsid w:val="002E2F7C"/>
    <w:rsid w:val="002F0E93"/>
    <w:rsid w:val="00313D48"/>
    <w:rsid w:val="00324AD9"/>
    <w:rsid w:val="00336F6B"/>
    <w:rsid w:val="00344204"/>
    <w:rsid w:val="00345C32"/>
    <w:rsid w:val="003522BA"/>
    <w:rsid w:val="003620E5"/>
    <w:rsid w:val="0036236D"/>
    <w:rsid w:val="003819AE"/>
    <w:rsid w:val="003847BA"/>
    <w:rsid w:val="00391D43"/>
    <w:rsid w:val="0039455D"/>
    <w:rsid w:val="003967C6"/>
    <w:rsid w:val="00397C42"/>
    <w:rsid w:val="003E2C0D"/>
    <w:rsid w:val="003E68DF"/>
    <w:rsid w:val="003F538B"/>
    <w:rsid w:val="00403A93"/>
    <w:rsid w:val="0043530C"/>
    <w:rsid w:val="0046080D"/>
    <w:rsid w:val="00462BA6"/>
    <w:rsid w:val="00470713"/>
    <w:rsid w:val="00477B80"/>
    <w:rsid w:val="004824C9"/>
    <w:rsid w:val="004857E0"/>
    <w:rsid w:val="00487941"/>
    <w:rsid w:val="004B620C"/>
    <w:rsid w:val="004C5005"/>
    <w:rsid w:val="004C53BF"/>
    <w:rsid w:val="004D1EBF"/>
    <w:rsid w:val="004E1F9B"/>
    <w:rsid w:val="00502A8E"/>
    <w:rsid w:val="00511E38"/>
    <w:rsid w:val="00555DAE"/>
    <w:rsid w:val="00583ED4"/>
    <w:rsid w:val="005915BF"/>
    <w:rsid w:val="005A0A66"/>
    <w:rsid w:val="005A2CEA"/>
    <w:rsid w:val="005B09E5"/>
    <w:rsid w:val="005B2BD5"/>
    <w:rsid w:val="005B4C9E"/>
    <w:rsid w:val="005C759A"/>
    <w:rsid w:val="005E19AB"/>
    <w:rsid w:val="005E73DA"/>
    <w:rsid w:val="005F6324"/>
    <w:rsid w:val="006253FF"/>
    <w:rsid w:val="00630BC9"/>
    <w:rsid w:val="00632C1B"/>
    <w:rsid w:val="006522B5"/>
    <w:rsid w:val="00670207"/>
    <w:rsid w:val="006736B5"/>
    <w:rsid w:val="00677752"/>
    <w:rsid w:val="00681EFB"/>
    <w:rsid w:val="006849A9"/>
    <w:rsid w:val="00687B54"/>
    <w:rsid w:val="00690236"/>
    <w:rsid w:val="006908ED"/>
    <w:rsid w:val="00691CFB"/>
    <w:rsid w:val="00692670"/>
    <w:rsid w:val="00693AC7"/>
    <w:rsid w:val="006941B2"/>
    <w:rsid w:val="006A5C22"/>
    <w:rsid w:val="006B7EA7"/>
    <w:rsid w:val="006D0A84"/>
    <w:rsid w:val="006D5571"/>
    <w:rsid w:val="006D7F55"/>
    <w:rsid w:val="006F19D9"/>
    <w:rsid w:val="006F7B4A"/>
    <w:rsid w:val="00712EE2"/>
    <w:rsid w:val="00714625"/>
    <w:rsid w:val="0072643D"/>
    <w:rsid w:val="00732EAD"/>
    <w:rsid w:val="0073473A"/>
    <w:rsid w:val="00737959"/>
    <w:rsid w:val="00767027"/>
    <w:rsid w:val="007674EA"/>
    <w:rsid w:val="007877F3"/>
    <w:rsid w:val="00787C30"/>
    <w:rsid w:val="007B0A4D"/>
    <w:rsid w:val="007C135F"/>
    <w:rsid w:val="007C516F"/>
    <w:rsid w:val="007D304A"/>
    <w:rsid w:val="007F6287"/>
    <w:rsid w:val="007F7B06"/>
    <w:rsid w:val="00802771"/>
    <w:rsid w:val="00811C9F"/>
    <w:rsid w:val="0081203F"/>
    <w:rsid w:val="008156C5"/>
    <w:rsid w:val="00821ADD"/>
    <w:rsid w:val="00835D04"/>
    <w:rsid w:val="00840480"/>
    <w:rsid w:val="00842FB8"/>
    <w:rsid w:val="00851B4A"/>
    <w:rsid w:val="00853C3E"/>
    <w:rsid w:val="00862FAE"/>
    <w:rsid w:val="008720ED"/>
    <w:rsid w:val="008A5B85"/>
    <w:rsid w:val="008A5F49"/>
    <w:rsid w:val="008C24BF"/>
    <w:rsid w:val="008D7A47"/>
    <w:rsid w:val="008F2D89"/>
    <w:rsid w:val="008F7256"/>
    <w:rsid w:val="00914C92"/>
    <w:rsid w:val="009228F6"/>
    <w:rsid w:val="009332DB"/>
    <w:rsid w:val="00944097"/>
    <w:rsid w:val="00962FC3"/>
    <w:rsid w:val="00962FCE"/>
    <w:rsid w:val="0097357C"/>
    <w:rsid w:val="00973F6F"/>
    <w:rsid w:val="00983626"/>
    <w:rsid w:val="00995DBE"/>
    <w:rsid w:val="009B5332"/>
    <w:rsid w:val="009D62A0"/>
    <w:rsid w:val="009E730A"/>
    <w:rsid w:val="009F4E84"/>
    <w:rsid w:val="009F7C70"/>
    <w:rsid w:val="00A05F73"/>
    <w:rsid w:val="00A2045D"/>
    <w:rsid w:val="00A21BFC"/>
    <w:rsid w:val="00A474C6"/>
    <w:rsid w:val="00A6068F"/>
    <w:rsid w:val="00A631E7"/>
    <w:rsid w:val="00A71A7F"/>
    <w:rsid w:val="00A7226D"/>
    <w:rsid w:val="00A92AF8"/>
    <w:rsid w:val="00A9726D"/>
    <w:rsid w:val="00AA1EAC"/>
    <w:rsid w:val="00AA212D"/>
    <w:rsid w:val="00AA256F"/>
    <w:rsid w:val="00AC6EFA"/>
    <w:rsid w:val="00AD1C26"/>
    <w:rsid w:val="00AE1F50"/>
    <w:rsid w:val="00AE31CE"/>
    <w:rsid w:val="00AE4E47"/>
    <w:rsid w:val="00AE5160"/>
    <w:rsid w:val="00AF70D2"/>
    <w:rsid w:val="00B15A45"/>
    <w:rsid w:val="00B206D8"/>
    <w:rsid w:val="00B26161"/>
    <w:rsid w:val="00B7538D"/>
    <w:rsid w:val="00BB2F30"/>
    <w:rsid w:val="00BC399E"/>
    <w:rsid w:val="00BC4260"/>
    <w:rsid w:val="00BC432A"/>
    <w:rsid w:val="00BD47E0"/>
    <w:rsid w:val="00BD69C1"/>
    <w:rsid w:val="00BE2227"/>
    <w:rsid w:val="00C05E1B"/>
    <w:rsid w:val="00C12BF1"/>
    <w:rsid w:val="00C22FF4"/>
    <w:rsid w:val="00C24CA4"/>
    <w:rsid w:val="00C56A61"/>
    <w:rsid w:val="00C609C2"/>
    <w:rsid w:val="00C779DE"/>
    <w:rsid w:val="00C869C5"/>
    <w:rsid w:val="00C91CC2"/>
    <w:rsid w:val="00C9337E"/>
    <w:rsid w:val="00C97716"/>
    <w:rsid w:val="00CA496D"/>
    <w:rsid w:val="00CA6EAD"/>
    <w:rsid w:val="00CC650A"/>
    <w:rsid w:val="00D116D1"/>
    <w:rsid w:val="00D13F48"/>
    <w:rsid w:val="00D3523D"/>
    <w:rsid w:val="00D65A5B"/>
    <w:rsid w:val="00D733C0"/>
    <w:rsid w:val="00D86105"/>
    <w:rsid w:val="00D87B8D"/>
    <w:rsid w:val="00D92BAE"/>
    <w:rsid w:val="00DA141A"/>
    <w:rsid w:val="00DB1CBE"/>
    <w:rsid w:val="00DB20C3"/>
    <w:rsid w:val="00DB6765"/>
    <w:rsid w:val="00E0241F"/>
    <w:rsid w:val="00E04BE5"/>
    <w:rsid w:val="00E21855"/>
    <w:rsid w:val="00E32DC9"/>
    <w:rsid w:val="00E3396D"/>
    <w:rsid w:val="00E40743"/>
    <w:rsid w:val="00E45AB9"/>
    <w:rsid w:val="00E474EA"/>
    <w:rsid w:val="00E51BC4"/>
    <w:rsid w:val="00E608A4"/>
    <w:rsid w:val="00E66072"/>
    <w:rsid w:val="00E77C4C"/>
    <w:rsid w:val="00E8545E"/>
    <w:rsid w:val="00EA7839"/>
    <w:rsid w:val="00EB2EBE"/>
    <w:rsid w:val="00EC0A56"/>
    <w:rsid w:val="00ED2364"/>
    <w:rsid w:val="00ED2FE4"/>
    <w:rsid w:val="00EF74FB"/>
    <w:rsid w:val="00F22A78"/>
    <w:rsid w:val="00F31CA5"/>
    <w:rsid w:val="00F45D10"/>
    <w:rsid w:val="00F61465"/>
    <w:rsid w:val="00F922A2"/>
    <w:rsid w:val="00FC7CA4"/>
    <w:rsid w:val="00FD4A3E"/>
    <w:rsid w:val="00FD6129"/>
    <w:rsid w:val="00FE21E4"/>
    <w:rsid w:val="00FE4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556ABE"/>
  <w15:chartTrackingRefBased/>
  <w15:docId w15:val="{7A3F1AD8-A974-E449-956C-4480A606C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ver Letter"/>
    <w:next w:val="BodyText"/>
    <w:qFormat/>
    <w:rsid w:val="008F7256"/>
    <w:pPr>
      <w:spacing w:line="280" w:lineRule="exact"/>
    </w:pPr>
    <w:rPr>
      <w:rFonts w:ascii="Georgia" w:hAnsi="Georgia" w:cs="Times New Roman"/>
      <w:color w:val="262626" w:themeColor="text1" w:themeTint="D9"/>
      <w:kern w:val="24"/>
      <w14:ligatures w14:val="historicalDiscretional"/>
      <w14:numForm w14:val="oldStyle"/>
      <w14:numSpacing w14:val="tabular"/>
      <w14:cntxtAlts/>
    </w:rPr>
  </w:style>
  <w:style w:type="paragraph" w:styleId="Heading1">
    <w:name w:val="heading 1"/>
    <w:basedOn w:val="Normal"/>
    <w:next w:val="Normal"/>
    <w:link w:val="Heading1Char"/>
    <w:uiPriority w:val="9"/>
    <w:qFormat/>
    <w:rsid w:val="00103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D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D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03D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03D5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3D5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3D5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3D5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A21BFC"/>
    <w:pPr>
      <w:spacing w:after="120"/>
    </w:pPr>
  </w:style>
  <w:style w:type="character" w:customStyle="1" w:styleId="BodyTextChar">
    <w:name w:val="Body Text Char"/>
    <w:basedOn w:val="DefaultParagraphFont"/>
    <w:link w:val="BodyText"/>
    <w:uiPriority w:val="99"/>
    <w:rsid w:val="00A21BFC"/>
    <w:rPr>
      <w:rFonts w:ascii="Georgia" w:eastAsia="Times New Roman" w:hAnsi="Georgia" w:cs="Times New Roman"/>
      <w:kern w:val="24"/>
      <w14:ligatures w14:val="historicalDiscretional"/>
      <w14:numForm w14:val="oldStyle"/>
      <w14:numSpacing w14:val="tabular"/>
      <w14:cntxtAlts/>
    </w:rPr>
  </w:style>
  <w:style w:type="character" w:customStyle="1" w:styleId="MyCoverLetter">
    <w:name w:val="My Cover Letter"/>
    <w:basedOn w:val="DefaultParagraphFont"/>
    <w:uiPriority w:val="1"/>
    <w:qFormat/>
    <w:rsid w:val="008F7256"/>
    <w:rPr>
      <w:rFonts w:ascii="Georgia" w:hAnsi="Georgia" w:cs="Calibri (Body)"/>
      <w:b w:val="0"/>
      <w:i w:val="0"/>
      <w:iCs/>
      <w:color w:val="222222"/>
      <w:sz w:val="22"/>
      <w:szCs w:val="22"/>
      <w14:ligatures w14:val="historicalDiscretional"/>
      <w14:numSpacing w14:val="tabular"/>
    </w:rPr>
  </w:style>
  <w:style w:type="character" w:customStyle="1" w:styleId="Heading1Char">
    <w:name w:val="Heading 1 Char"/>
    <w:basedOn w:val="DefaultParagraphFont"/>
    <w:link w:val="Heading1"/>
    <w:uiPriority w:val="9"/>
    <w:rsid w:val="00103D56"/>
    <w:rPr>
      <w:rFonts w:asciiTheme="majorHAnsi" w:eastAsiaTheme="majorEastAsia" w:hAnsiTheme="majorHAnsi" w:cstheme="majorBidi"/>
      <w:color w:val="0F4761" w:themeColor="accent1" w:themeShade="BF"/>
      <w:kern w:val="24"/>
      <w:sz w:val="40"/>
      <w:szCs w:val="40"/>
      <w14:ligatures w14:val="historicalDiscretional"/>
      <w14:numForm w14:val="oldStyle"/>
      <w14:numSpacing w14:val="tabular"/>
      <w14:cntxtAlts/>
    </w:rPr>
  </w:style>
  <w:style w:type="character" w:customStyle="1" w:styleId="Heading2Char">
    <w:name w:val="Heading 2 Char"/>
    <w:basedOn w:val="DefaultParagraphFont"/>
    <w:link w:val="Heading2"/>
    <w:uiPriority w:val="9"/>
    <w:semiHidden/>
    <w:rsid w:val="00103D56"/>
    <w:rPr>
      <w:rFonts w:asciiTheme="majorHAnsi" w:eastAsiaTheme="majorEastAsia" w:hAnsiTheme="majorHAnsi" w:cstheme="majorBidi"/>
      <w:color w:val="0F4761" w:themeColor="accent1" w:themeShade="BF"/>
      <w:kern w:val="24"/>
      <w:sz w:val="32"/>
      <w:szCs w:val="32"/>
      <w14:ligatures w14:val="historicalDiscretional"/>
      <w14:numForm w14:val="oldStyle"/>
      <w14:numSpacing w14:val="tabular"/>
      <w14:cntxtAlts/>
    </w:rPr>
  </w:style>
  <w:style w:type="character" w:customStyle="1" w:styleId="Heading3Char">
    <w:name w:val="Heading 3 Char"/>
    <w:basedOn w:val="DefaultParagraphFont"/>
    <w:link w:val="Heading3"/>
    <w:uiPriority w:val="9"/>
    <w:semiHidden/>
    <w:rsid w:val="00103D56"/>
    <w:rPr>
      <w:rFonts w:eastAsiaTheme="majorEastAsia" w:cstheme="majorBidi"/>
      <w:color w:val="0F4761" w:themeColor="accent1" w:themeShade="BF"/>
      <w:kern w:val="24"/>
      <w:sz w:val="28"/>
      <w:szCs w:val="28"/>
      <w14:ligatures w14:val="historicalDiscretional"/>
      <w14:numForm w14:val="oldStyle"/>
      <w14:numSpacing w14:val="tabular"/>
      <w14:cntxtAlts/>
    </w:rPr>
  </w:style>
  <w:style w:type="character" w:customStyle="1" w:styleId="Heading4Char">
    <w:name w:val="Heading 4 Char"/>
    <w:basedOn w:val="DefaultParagraphFont"/>
    <w:link w:val="Heading4"/>
    <w:uiPriority w:val="9"/>
    <w:semiHidden/>
    <w:rsid w:val="00103D56"/>
    <w:rPr>
      <w:rFonts w:eastAsiaTheme="majorEastAsia" w:cstheme="majorBidi"/>
      <w:i/>
      <w:iCs/>
      <w:color w:val="0F4761" w:themeColor="accent1" w:themeShade="BF"/>
      <w:kern w:val="24"/>
      <w14:ligatures w14:val="historicalDiscretional"/>
      <w14:numForm w14:val="oldStyle"/>
      <w14:numSpacing w14:val="tabular"/>
      <w14:cntxtAlts/>
    </w:rPr>
  </w:style>
  <w:style w:type="character" w:customStyle="1" w:styleId="Heading5Char">
    <w:name w:val="Heading 5 Char"/>
    <w:basedOn w:val="DefaultParagraphFont"/>
    <w:link w:val="Heading5"/>
    <w:uiPriority w:val="9"/>
    <w:semiHidden/>
    <w:rsid w:val="00103D56"/>
    <w:rPr>
      <w:rFonts w:eastAsiaTheme="majorEastAsia" w:cstheme="majorBidi"/>
      <w:color w:val="0F4761" w:themeColor="accent1" w:themeShade="BF"/>
      <w:kern w:val="24"/>
      <w14:ligatures w14:val="historicalDiscretional"/>
      <w14:numForm w14:val="oldStyle"/>
      <w14:numSpacing w14:val="tabular"/>
      <w14:cntxtAlts/>
    </w:rPr>
  </w:style>
  <w:style w:type="character" w:customStyle="1" w:styleId="Heading6Char">
    <w:name w:val="Heading 6 Char"/>
    <w:basedOn w:val="DefaultParagraphFont"/>
    <w:link w:val="Heading6"/>
    <w:uiPriority w:val="9"/>
    <w:semiHidden/>
    <w:rsid w:val="00103D56"/>
    <w:rPr>
      <w:rFonts w:eastAsiaTheme="majorEastAsia" w:cstheme="majorBidi"/>
      <w:i/>
      <w:iCs/>
      <w:color w:val="595959" w:themeColor="text1" w:themeTint="A6"/>
      <w:kern w:val="24"/>
      <w14:ligatures w14:val="historicalDiscretional"/>
      <w14:numForm w14:val="oldStyle"/>
      <w14:numSpacing w14:val="tabular"/>
      <w14:cntxtAlts/>
    </w:rPr>
  </w:style>
  <w:style w:type="character" w:customStyle="1" w:styleId="Heading7Char">
    <w:name w:val="Heading 7 Char"/>
    <w:basedOn w:val="DefaultParagraphFont"/>
    <w:link w:val="Heading7"/>
    <w:uiPriority w:val="9"/>
    <w:semiHidden/>
    <w:rsid w:val="00103D56"/>
    <w:rPr>
      <w:rFonts w:eastAsiaTheme="majorEastAsia" w:cstheme="majorBidi"/>
      <w:color w:val="595959" w:themeColor="text1" w:themeTint="A6"/>
      <w:kern w:val="24"/>
      <w14:ligatures w14:val="historicalDiscretional"/>
      <w14:numForm w14:val="oldStyle"/>
      <w14:numSpacing w14:val="tabular"/>
      <w14:cntxtAlts/>
    </w:rPr>
  </w:style>
  <w:style w:type="character" w:customStyle="1" w:styleId="Heading8Char">
    <w:name w:val="Heading 8 Char"/>
    <w:basedOn w:val="DefaultParagraphFont"/>
    <w:link w:val="Heading8"/>
    <w:uiPriority w:val="9"/>
    <w:semiHidden/>
    <w:rsid w:val="00103D56"/>
    <w:rPr>
      <w:rFonts w:eastAsiaTheme="majorEastAsia" w:cstheme="majorBidi"/>
      <w:i/>
      <w:iCs/>
      <w:color w:val="272727" w:themeColor="text1" w:themeTint="D8"/>
      <w:kern w:val="24"/>
      <w14:ligatures w14:val="historicalDiscretional"/>
      <w14:numForm w14:val="oldStyle"/>
      <w14:numSpacing w14:val="tabular"/>
      <w14:cntxtAlts/>
    </w:rPr>
  </w:style>
  <w:style w:type="character" w:customStyle="1" w:styleId="Heading9Char">
    <w:name w:val="Heading 9 Char"/>
    <w:basedOn w:val="DefaultParagraphFont"/>
    <w:link w:val="Heading9"/>
    <w:uiPriority w:val="9"/>
    <w:semiHidden/>
    <w:rsid w:val="00103D56"/>
    <w:rPr>
      <w:rFonts w:eastAsiaTheme="majorEastAsia" w:cstheme="majorBidi"/>
      <w:color w:val="272727" w:themeColor="text1" w:themeTint="D8"/>
      <w:kern w:val="24"/>
      <w14:ligatures w14:val="historicalDiscretional"/>
      <w14:numForm w14:val="oldStyle"/>
      <w14:numSpacing w14:val="tabular"/>
      <w14:cntxtAlts/>
    </w:rPr>
  </w:style>
  <w:style w:type="paragraph" w:styleId="Title">
    <w:name w:val="Title"/>
    <w:basedOn w:val="Normal"/>
    <w:next w:val="Normal"/>
    <w:link w:val="TitleChar"/>
    <w:uiPriority w:val="10"/>
    <w:qFormat/>
    <w:rsid w:val="00103D5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03D56"/>
    <w:rPr>
      <w:rFonts w:asciiTheme="majorHAnsi" w:eastAsiaTheme="majorEastAsia" w:hAnsiTheme="majorHAnsi" w:cstheme="majorBidi"/>
      <w:spacing w:val="-10"/>
      <w:kern w:val="28"/>
      <w:sz w:val="56"/>
      <w:szCs w:val="56"/>
      <w14:ligatures w14:val="historicalDiscretional"/>
      <w14:numForm w14:val="oldStyle"/>
      <w14:numSpacing w14:val="tabular"/>
      <w14:cntxtAlts/>
    </w:rPr>
  </w:style>
  <w:style w:type="paragraph" w:styleId="Subtitle">
    <w:name w:val="Subtitle"/>
    <w:basedOn w:val="Normal"/>
    <w:next w:val="Normal"/>
    <w:link w:val="SubtitleChar"/>
    <w:uiPriority w:val="11"/>
    <w:qFormat/>
    <w:rsid w:val="00103D5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D56"/>
    <w:rPr>
      <w:rFonts w:eastAsiaTheme="majorEastAsia" w:cstheme="majorBidi"/>
      <w:color w:val="595959" w:themeColor="text1" w:themeTint="A6"/>
      <w:spacing w:val="15"/>
      <w:kern w:val="24"/>
      <w:sz w:val="28"/>
      <w:szCs w:val="28"/>
      <w14:ligatures w14:val="historicalDiscretional"/>
      <w14:numForm w14:val="oldStyle"/>
      <w14:numSpacing w14:val="tabular"/>
      <w14:cntxtAlts/>
    </w:rPr>
  </w:style>
  <w:style w:type="paragraph" w:styleId="Quote">
    <w:name w:val="Quote"/>
    <w:basedOn w:val="Normal"/>
    <w:next w:val="Normal"/>
    <w:link w:val="QuoteChar"/>
    <w:uiPriority w:val="29"/>
    <w:qFormat/>
    <w:rsid w:val="00103D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3D56"/>
    <w:rPr>
      <w:rFonts w:ascii="Georgia" w:hAnsi="Georgia" w:cs="Times New Roman"/>
      <w:i/>
      <w:iCs/>
      <w:color w:val="404040" w:themeColor="text1" w:themeTint="BF"/>
      <w:kern w:val="24"/>
      <w14:ligatures w14:val="historicalDiscretional"/>
      <w14:numForm w14:val="oldStyle"/>
      <w14:numSpacing w14:val="tabular"/>
      <w14:cntxtAlts/>
    </w:rPr>
  </w:style>
  <w:style w:type="paragraph" w:styleId="ListParagraph">
    <w:name w:val="List Paragraph"/>
    <w:basedOn w:val="Normal"/>
    <w:uiPriority w:val="34"/>
    <w:qFormat/>
    <w:rsid w:val="00103D56"/>
    <w:pPr>
      <w:ind w:left="720"/>
      <w:contextualSpacing/>
    </w:pPr>
  </w:style>
  <w:style w:type="character" w:styleId="IntenseEmphasis">
    <w:name w:val="Intense Emphasis"/>
    <w:basedOn w:val="DefaultParagraphFont"/>
    <w:uiPriority w:val="21"/>
    <w:qFormat/>
    <w:rsid w:val="00103D56"/>
    <w:rPr>
      <w:i/>
      <w:iCs/>
      <w:color w:val="0F4761" w:themeColor="accent1" w:themeShade="BF"/>
    </w:rPr>
  </w:style>
  <w:style w:type="paragraph" w:styleId="IntenseQuote">
    <w:name w:val="Intense Quote"/>
    <w:basedOn w:val="Normal"/>
    <w:next w:val="Normal"/>
    <w:link w:val="IntenseQuoteChar"/>
    <w:uiPriority w:val="30"/>
    <w:qFormat/>
    <w:rsid w:val="00103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D56"/>
    <w:rPr>
      <w:rFonts w:ascii="Georgia" w:hAnsi="Georgia" w:cs="Times New Roman"/>
      <w:i/>
      <w:iCs/>
      <w:color w:val="0F4761" w:themeColor="accent1" w:themeShade="BF"/>
      <w:kern w:val="24"/>
      <w14:ligatures w14:val="historicalDiscretional"/>
      <w14:numForm w14:val="oldStyle"/>
      <w14:numSpacing w14:val="tabular"/>
      <w14:cntxtAlts/>
    </w:rPr>
  </w:style>
  <w:style w:type="character" w:styleId="IntenseReference">
    <w:name w:val="Intense Reference"/>
    <w:basedOn w:val="DefaultParagraphFont"/>
    <w:uiPriority w:val="32"/>
    <w:qFormat/>
    <w:rsid w:val="00103D56"/>
    <w:rPr>
      <w:b/>
      <w:bCs/>
      <w:smallCaps/>
      <w:color w:val="0F4761" w:themeColor="accent1" w:themeShade="BF"/>
      <w:spacing w:val="5"/>
    </w:rPr>
  </w:style>
  <w:style w:type="paragraph" w:styleId="Revision">
    <w:name w:val="Revision"/>
    <w:hidden/>
    <w:uiPriority w:val="99"/>
    <w:semiHidden/>
    <w:rsid w:val="00103D56"/>
    <w:rPr>
      <w:rFonts w:ascii="Georgia" w:hAnsi="Georgia" w:cs="Times New Roman"/>
      <w:color w:val="262626" w:themeColor="text1" w:themeTint="D9"/>
      <w:kern w:val="24"/>
      <w14:ligatures w14:val="historicalDiscretional"/>
      <w14:numForm w14:val="oldStyle"/>
      <w14:numSpacing w14:val="tabular"/>
      <w14:cntxtAlts/>
    </w:rPr>
  </w:style>
  <w:style w:type="paragraph" w:styleId="HTMLPreformatted">
    <w:name w:val="HTML Preformatted"/>
    <w:basedOn w:val="Normal"/>
    <w:link w:val="HTMLPreformattedChar"/>
    <w:uiPriority w:val="99"/>
    <w:semiHidden/>
    <w:unhideWhenUsed/>
    <w:rsid w:val="000A4368"/>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0A4368"/>
    <w:rPr>
      <w:rFonts w:ascii="Consolas" w:hAnsi="Consolas" w:cs="Consolas"/>
      <w:color w:val="262626" w:themeColor="text1" w:themeTint="D9"/>
      <w:kern w:val="24"/>
      <w:sz w:val="20"/>
      <w:szCs w:val="20"/>
      <w14:ligatures w14:val="historicalDiscretional"/>
      <w14:numForm w14:val="oldStyle"/>
      <w14:numSpacing w14:val="tabular"/>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119938">
      <w:bodyDiv w:val="1"/>
      <w:marLeft w:val="0"/>
      <w:marRight w:val="0"/>
      <w:marTop w:val="0"/>
      <w:marBottom w:val="0"/>
      <w:divBdr>
        <w:top w:val="none" w:sz="0" w:space="0" w:color="auto"/>
        <w:left w:val="none" w:sz="0" w:space="0" w:color="auto"/>
        <w:bottom w:val="none" w:sz="0" w:space="0" w:color="auto"/>
        <w:right w:val="none" w:sz="0" w:space="0" w:color="auto"/>
      </w:divBdr>
    </w:div>
    <w:div w:id="270940513">
      <w:bodyDiv w:val="1"/>
      <w:marLeft w:val="0"/>
      <w:marRight w:val="0"/>
      <w:marTop w:val="0"/>
      <w:marBottom w:val="0"/>
      <w:divBdr>
        <w:top w:val="none" w:sz="0" w:space="0" w:color="auto"/>
        <w:left w:val="none" w:sz="0" w:space="0" w:color="auto"/>
        <w:bottom w:val="none" w:sz="0" w:space="0" w:color="auto"/>
        <w:right w:val="none" w:sz="0" w:space="0" w:color="auto"/>
      </w:divBdr>
    </w:div>
    <w:div w:id="279727782">
      <w:bodyDiv w:val="1"/>
      <w:marLeft w:val="0"/>
      <w:marRight w:val="0"/>
      <w:marTop w:val="0"/>
      <w:marBottom w:val="0"/>
      <w:divBdr>
        <w:top w:val="none" w:sz="0" w:space="0" w:color="auto"/>
        <w:left w:val="none" w:sz="0" w:space="0" w:color="auto"/>
        <w:bottom w:val="none" w:sz="0" w:space="0" w:color="auto"/>
        <w:right w:val="none" w:sz="0" w:space="0" w:color="auto"/>
      </w:divBdr>
    </w:div>
    <w:div w:id="286545045">
      <w:bodyDiv w:val="1"/>
      <w:marLeft w:val="0"/>
      <w:marRight w:val="0"/>
      <w:marTop w:val="0"/>
      <w:marBottom w:val="0"/>
      <w:divBdr>
        <w:top w:val="none" w:sz="0" w:space="0" w:color="auto"/>
        <w:left w:val="none" w:sz="0" w:space="0" w:color="auto"/>
        <w:bottom w:val="none" w:sz="0" w:space="0" w:color="auto"/>
        <w:right w:val="none" w:sz="0" w:space="0" w:color="auto"/>
      </w:divBdr>
    </w:div>
    <w:div w:id="357975651">
      <w:bodyDiv w:val="1"/>
      <w:marLeft w:val="0"/>
      <w:marRight w:val="0"/>
      <w:marTop w:val="0"/>
      <w:marBottom w:val="0"/>
      <w:divBdr>
        <w:top w:val="none" w:sz="0" w:space="0" w:color="auto"/>
        <w:left w:val="none" w:sz="0" w:space="0" w:color="auto"/>
        <w:bottom w:val="none" w:sz="0" w:space="0" w:color="auto"/>
        <w:right w:val="none" w:sz="0" w:space="0" w:color="auto"/>
      </w:divBdr>
    </w:div>
    <w:div w:id="503515821">
      <w:bodyDiv w:val="1"/>
      <w:marLeft w:val="0"/>
      <w:marRight w:val="0"/>
      <w:marTop w:val="0"/>
      <w:marBottom w:val="0"/>
      <w:divBdr>
        <w:top w:val="none" w:sz="0" w:space="0" w:color="auto"/>
        <w:left w:val="none" w:sz="0" w:space="0" w:color="auto"/>
        <w:bottom w:val="none" w:sz="0" w:space="0" w:color="auto"/>
        <w:right w:val="none" w:sz="0" w:space="0" w:color="auto"/>
      </w:divBdr>
    </w:div>
    <w:div w:id="526942068">
      <w:bodyDiv w:val="1"/>
      <w:marLeft w:val="0"/>
      <w:marRight w:val="0"/>
      <w:marTop w:val="0"/>
      <w:marBottom w:val="0"/>
      <w:divBdr>
        <w:top w:val="none" w:sz="0" w:space="0" w:color="auto"/>
        <w:left w:val="none" w:sz="0" w:space="0" w:color="auto"/>
        <w:bottom w:val="none" w:sz="0" w:space="0" w:color="auto"/>
        <w:right w:val="none" w:sz="0" w:space="0" w:color="auto"/>
      </w:divBdr>
    </w:div>
    <w:div w:id="832988897">
      <w:bodyDiv w:val="1"/>
      <w:marLeft w:val="0"/>
      <w:marRight w:val="0"/>
      <w:marTop w:val="0"/>
      <w:marBottom w:val="0"/>
      <w:divBdr>
        <w:top w:val="none" w:sz="0" w:space="0" w:color="auto"/>
        <w:left w:val="none" w:sz="0" w:space="0" w:color="auto"/>
        <w:bottom w:val="none" w:sz="0" w:space="0" w:color="auto"/>
        <w:right w:val="none" w:sz="0" w:space="0" w:color="auto"/>
      </w:divBdr>
    </w:div>
    <w:div w:id="980042313">
      <w:bodyDiv w:val="1"/>
      <w:marLeft w:val="0"/>
      <w:marRight w:val="0"/>
      <w:marTop w:val="0"/>
      <w:marBottom w:val="0"/>
      <w:divBdr>
        <w:top w:val="none" w:sz="0" w:space="0" w:color="auto"/>
        <w:left w:val="none" w:sz="0" w:space="0" w:color="auto"/>
        <w:bottom w:val="none" w:sz="0" w:space="0" w:color="auto"/>
        <w:right w:val="none" w:sz="0" w:space="0" w:color="auto"/>
      </w:divBdr>
    </w:div>
    <w:div w:id="1235702626">
      <w:bodyDiv w:val="1"/>
      <w:marLeft w:val="0"/>
      <w:marRight w:val="0"/>
      <w:marTop w:val="0"/>
      <w:marBottom w:val="0"/>
      <w:divBdr>
        <w:top w:val="none" w:sz="0" w:space="0" w:color="auto"/>
        <w:left w:val="none" w:sz="0" w:space="0" w:color="auto"/>
        <w:bottom w:val="none" w:sz="0" w:space="0" w:color="auto"/>
        <w:right w:val="none" w:sz="0" w:space="0" w:color="auto"/>
      </w:divBdr>
    </w:div>
    <w:div w:id="1238176531">
      <w:bodyDiv w:val="1"/>
      <w:marLeft w:val="0"/>
      <w:marRight w:val="0"/>
      <w:marTop w:val="0"/>
      <w:marBottom w:val="0"/>
      <w:divBdr>
        <w:top w:val="none" w:sz="0" w:space="0" w:color="auto"/>
        <w:left w:val="none" w:sz="0" w:space="0" w:color="auto"/>
        <w:bottom w:val="none" w:sz="0" w:space="0" w:color="auto"/>
        <w:right w:val="none" w:sz="0" w:space="0" w:color="auto"/>
      </w:divBdr>
    </w:div>
    <w:div w:id="1249729823">
      <w:bodyDiv w:val="1"/>
      <w:marLeft w:val="0"/>
      <w:marRight w:val="0"/>
      <w:marTop w:val="0"/>
      <w:marBottom w:val="0"/>
      <w:divBdr>
        <w:top w:val="none" w:sz="0" w:space="0" w:color="auto"/>
        <w:left w:val="none" w:sz="0" w:space="0" w:color="auto"/>
        <w:bottom w:val="none" w:sz="0" w:space="0" w:color="auto"/>
        <w:right w:val="none" w:sz="0" w:space="0" w:color="auto"/>
      </w:divBdr>
    </w:div>
    <w:div w:id="1296175824">
      <w:bodyDiv w:val="1"/>
      <w:marLeft w:val="0"/>
      <w:marRight w:val="0"/>
      <w:marTop w:val="0"/>
      <w:marBottom w:val="0"/>
      <w:divBdr>
        <w:top w:val="none" w:sz="0" w:space="0" w:color="auto"/>
        <w:left w:val="none" w:sz="0" w:space="0" w:color="auto"/>
        <w:bottom w:val="none" w:sz="0" w:space="0" w:color="auto"/>
        <w:right w:val="none" w:sz="0" w:space="0" w:color="auto"/>
      </w:divBdr>
    </w:div>
    <w:div w:id="1348212061">
      <w:bodyDiv w:val="1"/>
      <w:marLeft w:val="0"/>
      <w:marRight w:val="0"/>
      <w:marTop w:val="0"/>
      <w:marBottom w:val="0"/>
      <w:divBdr>
        <w:top w:val="none" w:sz="0" w:space="0" w:color="auto"/>
        <w:left w:val="none" w:sz="0" w:space="0" w:color="auto"/>
        <w:bottom w:val="none" w:sz="0" w:space="0" w:color="auto"/>
        <w:right w:val="none" w:sz="0" w:space="0" w:color="auto"/>
      </w:divBdr>
    </w:div>
    <w:div w:id="1366104651">
      <w:bodyDiv w:val="1"/>
      <w:marLeft w:val="0"/>
      <w:marRight w:val="0"/>
      <w:marTop w:val="0"/>
      <w:marBottom w:val="0"/>
      <w:divBdr>
        <w:top w:val="none" w:sz="0" w:space="0" w:color="auto"/>
        <w:left w:val="none" w:sz="0" w:space="0" w:color="auto"/>
        <w:bottom w:val="none" w:sz="0" w:space="0" w:color="auto"/>
        <w:right w:val="none" w:sz="0" w:space="0" w:color="auto"/>
      </w:divBdr>
    </w:div>
    <w:div w:id="1372026021">
      <w:bodyDiv w:val="1"/>
      <w:marLeft w:val="0"/>
      <w:marRight w:val="0"/>
      <w:marTop w:val="0"/>
      <w:marBottom w:val="0"/>
      <w:divBdr>
        <w:top w:val="none" w:sz="0" w:space="0" w:color="auto"/>
        <w:left w:val="none" w:sz="0" w:space="0" w:color="auto"/>
        <w:bottom w:val="none" w:sz="0" w:space="0" w:color="auto"/>
        <w:right w:val="none" w:sz="0" w:space="0" w:color="auto"/>
      </w:divBdr>
    </w:div>
    <w:div w:id="1436054914">
      <w:bodyDiv w:val="1"/>
      <w:marLeft w:val="0"/>
      <w:marRight w:val="0"/>
      <w:marTop w:val="0"/>
      <w:marBottom w:val="0"/>
      <w:divBdr>
        <w:top w:val="none" w:sz="0" w:space="0" w:color="auto"/>
        <w:left w:val="none" w:sz="0" w:space="0" w:color="auto"/>
        <w:bottom w:val="none" w:sz="0" w:space="0" w:color="auto"/>
        <w:right w:val="none" w:sz="0" w:space="0" w:color="auto"/>
      </w:divBdr>
    </w:div>
    <w:div w:id="1594819647">
      <w:bodyDiv w:val="1"/>
      <w:marLeft w:val="0"/>
      <w:marRight w:val="0"/>
      <w:marTop w:val="0"/>
      <w:marBottom w:val="0"/>
      <w:divBdr>
        <w:top w:val="none" w:sz="0" w:space="0" w:color="auto"/>
        <w:left w:val="none" w:sz="0" w:space="0" w:color="auto"/>
        <w:bottom w:val="none" w:sz="0" w:space="0" w:color="auto"/>
        <w:right w:val="none" w:sz="0" w:space="0" w:color="auto"/>
      </w:divBdr>
    </w:div>
    <w:div w:id="1779834404">
      <w:bodyDiv w:val="1"/>
      <w:marLeft w:val="0"/>
      <w:marRight w:val="0"/>
      <w:marTop w:val="0"/>
      <w:marBottom w:val="0"/>
      <w:divBdr>
        <w:top w:val="none" w:sz="0" w:space="0" w:color="auto"/>
        <w:left w:val="none" w:sz="0" w:space="0" w:color="auto"/>
        <w:bottom w:val="none" w:sz="0" w:space="0" w:color="auto"/>
        <w:right w:val="none" w:sz="0" w:space="0" w:color="auto"/>
      </w:divBdr>
    </w:div>
    <w:div w:id="1865362766">
      <w:bodyDiv w:val="1"/>
      <w:marLeft w:val="0"/>
      <w:marRight w:val="0"/>
      <w:marTop w:val="0"/>
      <w:marBottom w:val="0"/>
      <w:divBdr>
        <w:top w:val="none" w:sz="0" w:space="0" w:color="auto"/>
        <w:left w:val="none" w:sz="0" w:space="0" w:color="auto"/>
        <w:bottom w:val="none" w:sz="0" w:space="0" w:color="auto"/>
        <w:right w:val="none" w:sz="0" w:space="0" w:color="auto"/>
      </w:divBdr>
    </w:div>
    <w:div w:id="1895189842">
      <w:bodyDiv w:val="1"/>
      <w:marLeft w:val="0"/>
      <w:marRight w:val="0"/>
      <w:marTop w:val="0"/>
      <w:marBottom w:val="0"/>
      <w:divBdr>
        <w:top w:val="none" w:sz="0" w:space="0" w:color="auto"/>
        <w:left w:val="none" w:sz="0" w:space="0" w:color="auto"/>
        <w:bottom w:val="none" w:sz="0" w:space="0" w:color="auto"/>
        <w:right w:val="none" w:sz="0" w:space="0" w:color="auto"/>
      </w:divBdr>
    </w:div>
    <w:div w:id="201125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926</Words>
  <Characters>5282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Romero</dc:creator>
  <cp:keywords/>
  <dc:description/>
  <cp:lastModifiedBy>Sarah Romero</cp:lastModifiedBy>
  <cp:revision>3</cp:revision>
  <dcterms:created xsi:type="dcterms:W3CDTF">2024-12-02T19:18:00Z</dcterms:created>
  <dcterms:modified xsi:type="dcterms:W3CDTF">2024-12-02T19:29:00Z</dcterms:modified>
</cp:coreProperties>
</file>